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92D55" w14:textId="0D34681C" w:rsidR="007D25F9" w:rsidRPr="00EC258C" w:rsidRDefault="00B70157" w:rsidP="00EC258C">
      <w:pPr>
        <w:spacing w:line="276" w:lineRule="auto"/>
        <w:ind w:firstLine="284"/>
        <w:jc w:val="center"/>
        <w:rPr>
          <w:rFonts w:ascii="Arial" w:eastAsia="Arial" w:hAnsi="Arial" w:cs="Arial"/>
          <w:sz w:val="22"/>
          <w:szCs w:val="22"/>
        </w:rPr>
      </w:pPr>
      <w:r>
        <w:rPr>
          <w:noProof/>
        </w:rPr>
        <w:drawing>
          <wp:anchor distT="0" distB="0" distL="114300" distR="114300" simplePos="0" relativeHeight="251655168" behindDoc="0" locked="0" layoutInCell="1" allowOverlap="1" wp14:anchorId="4FEA72DA" wp14:editId="6DA5587E">
            <wp:simplePos x="0" y="0"/>
            <wp:positionH relativeFrom="column">
              <wp:posOffset>-69735</wp:posOffset>
            </wp:positionH>
            <wp:positionV relativeFrom="paragraph">
              <wp:posOffset>-125730</wp:posOffset>
            </wp:positionV>
            <wp:extent cx="574040" cy="541655"/>
            <wp:effectExtent l="0" t="0" r="0" b="4445"/>
            <wp:wrapNone/>
            <wp:docPr id="29" name="Picture 2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040" cy="5416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54F61D53" wp14:editId="7B40DBC5">
            <wp:simplePos x="0" y="0"/>
            <wp:positionH relativeFrom="column">
              <wp:posOffset>5425440</wp:posOffset>
            </wp:positionH>
            <wp:positionV relativeFrom="paragraph">
              <wp:posOffset>-176530</wp:posOffset>
            </wp:positionV>
            <wp:extent cx="588962" cy="642170"/>
            <wp:effectExtent l="0" t="1270" r="0" b="0"/>
            <wp:wrapNone/>
            <wp:docPr id="30" name="Picture 3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10"/>
                    </pic:cNvPr>
                    <pic:cNvPicPr/>
                  </pic:nvPicPr>
                  <pic:blipFill rotWithShape="1">
                    <a:blip r:embed="rId11" cstate="print">
                      <a:extLst>
                        <a:ext uri="{28A0092B-C50C-407E-A947-70E740481C1C}">
                          <a14:useLocalDpi xmlns:a14="http://schemas.microsoft.com/office/drawing/2010/main" val="0"/>
                        </a:ext>
                      </a:extLst>
                    </a:blip>
                    <a:srcRect l="18879" t="25615" r="21920" b="28765"/>
                    <a:stretch/>
                  </pic:blipFill>
                  <pic:spPr bwMode="auto">
                    <a:xfrm rot="5400000">
                      <a:off x="0" y="0"/>
                      <a:ext cx="588962" cy="642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67546C44" wp14:editId="023C1A78">
            <wp:simplePos x="0" y="0"/>
            <wp:positionH relativeFrom="column">
              <wp:posOffset>541655</wp:posOffset>
            </wp:positionH>
            <wp:positionV relativeFrom="paragraph">
              <wp:posOffset>-125730</wp:posOffset>
            </wp:positionV>
            <wp:extent cx="518265" cy="541655"/>
            <wp:effectExtent l="0" t="0" r="2540" b="4445"/>
            <wp:wrapNone/>
            <wp:docPr id="31" name="Picture 3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12"/>
                    </pic:cNvPr>
                    <pic:cNvPicPr/>
                  </pic:nvPicPr>
                  <pic:blipFill rotWithShape="1">
                    <a:blip r:embed="rId13" cstate="print">
                      <a:extLst>
                        <a:ext uri="{28A0092B-C50C-407E-A947-70E740481C1C}">
                          <a14:useLocalDpi xmlns:a14="http://schemas.microsoft.com/office/drawing/2010/main" val="0"/>
                        </a:ext>
                      </a:extLst>
                    </a:blip>
                    <a:srcRect t="12875" b="13297"/>
                    <a:stretch/>
                  </pic:blipFill>
                  <pic:spPr bwMode="auto">
                    <a:xfrm>
                      <a:off x="0" y="0"/>
                      <a:ext cx="520536" cy="5440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462A" w:rsidRPr="0069462A">
        <w:rPr>
          <w:rFonts w:ascii="Calibri" w:eastAsia="Calibri" w:hAnsi="Calibri" w:cs="Calibri"/>
          <w:b/>
          <w:color w:val="045082"/>
          <w:sz w:val="72"/>
          <w:szCs w:val="72"/>
        </w:rPr>
        <w:t xml:space="preserve"> </w:t>
      </w:r>
      <w:r w:rsidR="0069462A">
        <w:rPr>
          <w:rFonts w:ascii="Calibri" w:eastAsia="Calibri" w:hAnsi="Calibri" w:cs="Calibri"/>
          <w:b/>
          <w:color w:val="045082"/>
          <w:sz w:val="72"/>
          <w:szCs w:val="72"/>
          <w:lang w:val="en-US"/>
        </w:rPr>
        <w:t xml:space="preserve"> </w:t>
      </w:r>
      <w:r w:rsidR="0069462A">
        <w:rPr>
          <w:rFonts w:ascii="Calibri" w:eastAsia="Calibri" w:hAnsi="Calibri" w:cs="Calibri"/>
          <w:b/>
          <w:color w:val="045082"/>
          <w:sz w:val="72"/>
          <w:szCs w:val="72"/>
        </w:rPr>
        <w:t xml:space="preserve">AlphaViz </w:t>
      </w:r>
      <w:r w:rsidR="0069462A">
        <w:rPr>
          <w:rFonts w:ascii="Calibri" w:eastAsia="Calibri" w:hAnsi="Calibri" w:cs="Calibri"/>
          <w:b/>
          <w:color w:val="045082"/>
          <w:sz w:val="72"/>
          <w:szCs w:val="72"/>
          <w:lang w:val="en-US"/>
        </w:rPr>
        <w:t>User Guide</w:t>
      </w:r>
      <w:r w:rsidR="0069462A" w:rsidDel="0069462A">
        <w:rPr>
          <w:rFonts w:ascii="Calibri" w:eastAsia="Calibri" w:hAnsi="Calibri" w:cs="Calibri"/>
          <w:b/>
          <w:color w:val="045082"/>
          <w:sz w:val="72"/>
          <w:szCs w:val="72"/>
        </w:rPr>
        <w:t xml:space="preserve"> </w:t>
      </w:r>
    </w:p>
    <w:p w14:paraId="2C2D0141" w14:textId="2E922539" w:rsidR="007D25F9" w:rsidRDefault="007416F3">
      <w:pPr>
        <w:widowControl w:val="0"/>
        <w:pBdr>
          <w:top w:val="nil"/>
          <w:left w:val="nil"/>
          <w:bottom w:val="nil"/>
          <w:right w:val="nil"/>
          <w:between w:val="nil"/>
        </w:pBdr>
        <w:spacing w:before="292"/>
        <w:ind w:left="20"/>
        <w:rPr>
          <w:rFonts w:ascii="Calibri" w:eastAsia="Calibri" w:hAnsi="Calibri" w:cs="Calibri"/>
          <w:color w:val="045082"/>
        </w:rPr>
      </w:pPr>
      <w:r>
        <w:rPr>
          <w:noProof/>
        </w:rPr>
        <w:pict w14:anchorId="540B95D0">
          <v:rect id="_x0000_i1026" alt="" style="width:450.3pt;height:.05pt;mso-width-percent:0;mso-height-percent:0;mso-width-percent:0;mso-height-percent:0" o:hralign="center" o:hrstd="t" o:hr="t" fillcolor="#a0a0a0" stroked="f"/>
        </w:pict>
      </w:r>
    </w:p>
    <w:p w14:paraId="5595D941" w14:textId="6C686BB4" w:rsidR="007D25F9" w:rsidRDefault="0050396F" w:rsidP="00C86C36">
      <w:pPr>
        <w:widowControl w:val="0"/>
        <w:pBdr>
          <w:top w:val="nil"/>
          <w:left w:val="nil"/>
          <w:bottom w:val="nil"/>
          <w:right w:val="nil"/>
          <w:between w:val="nil"/>
        </w:pBdr>
        <w:spacing w:before="292"/>
        <w:ind w:left="20"/>
        <w:jc w:val="center"/>
        <w:rPr>
          <w:rFonts w:ascii="Calibri" w:eastAsia="Calibri" w:hAnsi="Calibri" w:cs="Calibri"/>
          <w:color w:val="000000"/>
        </w:rPr>
      </w:pPr>
      <w:r>
        <w:rPr>
          <w:rFonts w:ascii="Calibri" w:eastAsia="Calibri" w:hAnsi="Calibri" w:cs="Calibri"/>
          <w:color w:val="000000"/>
        </w:rPr>
        <w:t xml:space="preserve">Developed by: </w:t>
      </w:r>
      <w:r w:rsidRPr="00C86C36">
        <w:rPr>
          <w:rFonts w:ascii="Calibri" w:eastAsia="Calibri" w:hAnsi="Calibri" w:cs="Calibri"/>
          <w:i/>
          <w:iCs/>
          <w:color w:val="000000"/>
        </w:rPr>
        <w:t>Eugenia Voytik</w:t>
      </w:r>
      <w:r w:rsidR="00C86C36" w:rsidRPr="00C86C36">
        <w:rPr>
          <w:rFonts w:ascii="Calibri" w:eastAsia="Calibri" w:hAnsi="Calibri" w:cs="Calibri"/>
          <w:i/>
          <w:iCs/>
          <w:color w:val="000000"/>
        </w:rPr>
        <w:t xml:space="preserve">, </w:t>
      </w:r>
      <w:r w:rsidR="00EC258C" w:rsidRPr="00C86C36">
        <w:rPr>
          <w:rFonts w:ascii="Calibri" w:eastAsia="Calibri" w:hAnsi="Calibri" w:cs="Calibri"/>
          <w:i/>
          <w:iCs/>
        </w:rPr>
        <w:t>Sander Willems</w:t>
      </w:r>
      <w:r w:rsidR="00EC258C">
        <w:rPr>
          <w:rFonts w:ascii="Calibri" w:eastAsia="Calibri" w:hAnsi="Calibri" w:cs="Calibri"/>
        </w:rPr>
        <w:t>.</w:t>
      </w:r>
    </w:p>
    <w:p w14:paraId="34401AD2" w14:textId="60043525" w:rsidR="00AA3DF6" w:rsidRDefault="0050396F" w:rsidP="00C86C36">
      <w:pPr>
        <w:widowControl w:val="0"/>
        <w:pBdr>
          <w:top w:val="nil"/>
          <w:left w:val="nil"/>
          <w:bottom w:val="nil"/>
          <w:right w:val="nil"/>
          <w:between w:val="nil"/>
        </w:pBdr>
        <w:spacing w:before="216" w:line="281" w:lineRule="auto"/>
        <w:ind w:left="8" w:hanging="6"/>
        <w:jc w:val="center"/>
        <w:rPr>
          <w:rFonts w:ascii="Calibri" w:eastAsia="Calibri" w:hAnsi="Calibri" w:cs="Calibri"/>
          <w:color w:val="000000"/>
        </w:rPr>
      </w:pPr>
      <w:r>
        <w:rPr>
          <w:rFonts w:ascii="Calibri" w:eastAsia="Calibri" w:hAnsi="Calibri" w:cs="Calibri"/>
        </w:rPr>
        <w:t>This step-by-step guide helps you to get started with our software</w:t>
      </w:r>
      <w:r>
        <w:rPr>
          <w:rFonts w:ascii="Calibri" w:eastAsia="Calibri" w:hAnsi="Calibri" w:cs="Calibri"/>
          <w:color w:val="000000"/>
        </w:rPr>
        <w:t xml:space="preserve"> </w:t>
      </w:r>
      <w:r>
        <w:rPr>
          <w:rFonts w:ascii="Calibri" w:eastAsia="Calibri" w:hAnsi="Calibri" w:cs="Calibri"/>
        </w:rPr>
        <w:t>Alpha</w:t>
      </w:r>
      <w:r w:rsidR="00EC258C">
        <w:rPr>
          <w:rFonts w:ascii="Calibri" w:eastAsia="Calibri" w:hAnsi="Calibri" w:cs="Calibri"/>
        </w:rPr>
        <w:t>Viz</w:t>
      </w:r>
      <w:r>
        <w:rPr>
          <w:rFonts w:ascii="Calibri" w:eastAsia="Calibri" w:hAnsi="Calibri" w:cs="Calibri"/>
          <w:color w:val="000000"/>
        </w:rPr>
        <w:t>.</w:t>
      </w:r>
      <w:r w:rsidR="00EC258C" w:rsidRPr="00EC258C">
        <w:rPr>
          <w:noProof/>
        </w:rPr>
        <w:t xml:space="preserve"> </w:t>
      </w:r>
      <w:r w:rsidR="007416F3">
        <w:rPr>
          <w:noProof/>
        </w:rPr>
        <w:pict w14:anchorId="198A55DE">
          <v:rect id="_x0000_i1025" alt="" style="width:451.3pt;height:.05pt;mso-width-percent:0;mso-height-percent:0;mso-width-percent:0;mso-height-percent:0" o:hralign="center" o:hrstd="t" o:hr="t" fillcolor="#a0a0a0" stroked="f"/>
        </w:pict>
      </w:r>
    </w:p>
    <w:p w14:paraId="4C86D88C" w14:textId="77777777" w:rsidR="00EC258C" w:rsidRPr="00EC258C" w:rsidRDefault="00EC258C" w:rsidP="00EC258C">
      <w:pPr>
        <w:widowControl w:val="0"/>
        <w:pBdr>
          <w:top w:val="nil"/>
          <w:left w:val="nil"/>
          <w:bottom w:val="nil"/>
          <w:right w:val="nil"/>
          <w:between w:val="nil"/>
        </w:pBdr>
        <w:spacing w:before="216" w:line="281" w:lineRule="auto"/>
        <w:ind w:left="8" w:hanging="6"/>
        <w:rPr>
          <w:rFonts w:ascii="Calibri" w:eastAsia="Calibri" w:hAnsi="Calibri" w:cs="Calibri"/>
          <w:color w:val="000000"/>
        </w:rPr>
      </w:pPr>
    </w:p>
    <w:sdt>
      <w:sdtPr>
        <w:rPr>
          <w:rFonts w:ascii="Arial" w:eastAsia="Arial" w:hAnsi="Arial" w:cs="Arial"/>
          <w:b w:val="0"/>
          <w:bCs w:val="0"/>
          <w:color w:val="auto"/>
          <w:sz w:val="22"/>
          <w:szCs w:val="22"/>
        </w:rPr>
        <w:id w:val="981659190"/>
        <w:docPartObj>
          <w:docPartGallery w:val="Table of Contents"/>
          <w:docPartUnique/>
        </w:docPartObj>
      </w:sdtPr>
      <w:sdtEndPr>
        <w:rPr>
          <w:rFonts w:ascii="Times New Roman" w:eastAsia="Times New Roman" w:hAnsi="Times New Roman" w:cs="Times New Roman"/>
          <w:noProof/>
          <w:sz w:val="24"/>
          <w:szCs w:val="24"/>
        </w:rPr>
      </w:sdtEndPr>
      <w:sdtContent>
        <w:p w14:paraId="47D98835" w14:textId="62B42F28" w:rsidR="004C0525" w:rsidRPr="0015015A" w:rsidRDefault="004C0525" w:rsidP="004C0525">
          <w:pPr>
            <w:pStyle w:val="TOCHeading"/>
            <w:rPr>
              <w:rFonts w:ascii="Calibri" w:eastAsia="Calibri" w:hAnsi="Calibri" w:cs="Calibri"/>
              <w:bCs w:val="0"/>
              <w:color w:val="045082"/>
              <w:sz w:val="40"/>
              <w:szCs w:val="40"/>
              <w:lang w:val="en-US"/>
            </w:rPr>
          </w:pPr>
          <w:r w:rsidRPr="00060FCE">
            <w:rPr>
              <w:rFonts w:ascii="Calibri" w:eastAsia="Calibri" w:hAnsi="Calibri" w:cs="Calibri"/>
              <w:bCs w:val="0"/>
              <w:color w:val="045082"/>
              <w:sz w:val="40"/>
              <w:szCs w:val="40"/>
            </w:rPr>
            <w:t>Table of Contents</w:t>
          </w:r>
        </w:p>
        <w:p w14:paraId="35820273" w14:textId="6E0DC300" w:rsidR="00505271" w:rsidRPr="00505271" w:rsidRDefault="00505271" w:rsidP="00505271">
          <w:r>
            <w:rPr>
              <w:rFonts w:ascii="Calibri" w:eastAsia="Calibri" w:hAnsi="Calibri" w:cs="Calibri"/>
              <w:noProof/>
            </w:rPr>
            <mc:AlternateContent>
              <mc:Choice Requires="wpg">
                <w:drawing>
                  <wp:anchor distT="0" distB="0" distL="114300" distR="114300" simplePos="0" relativeHeight="251652096" behindDoc="0" locked="0" layoutInCell="1" allowOverlap="1" wp14:anchorId="6AC6A3BF" wp14:editId="14E0DBC1">
                    <wp:simplePos x="0" y="0"/>
                    <wp:positionH relativeFrom="column">
                      <wp:posOffset>1733550</wp:posOffset>
                    </wp:positionH>
                    <wp:positionV relativeFrom="paragraph">
                      <wp:posOffset>57785</wp:posOffset>
                    </wp:positionV>
                    <wp:extent cx="2520000" cy="88198"/>
                    <wp:effectExtent l="0" t="19050" r="33020" b="26670"/>
                    <wp:wrapNone/>
                    <wp:docPr id="20" name="Group 20"/>
                    <wp:cNvGraphicFramePr/>
                    <a:graphic xmlns:a="http://schemas.openxmlformats.org/drawingml/2006/main">
                      <a:graphicData uri="http://schemas.microsoft.com/office/word/2010/wordprocessingGroup">
                        <wpg:wgp>
                          <wpg:cNvGrpSpPr/>
                          <wpg:grpSpPr>
                            <a:xfrm>
                              <a:off x="0" y="0"/>
                              <a:ext cx="2520000" cy="88198"/>
                              <a:chOff x="5456928" y="1396178"/>
                              <a:chExt cx="2928300" cy="84523"/>
                            </a:xfrm>
                          </wpg:grpSpPr>
                          <wps:wsp>
                            <wps:cNvPr id="25" name="Straight Arrow Connector 25"/>
                            <wps:cNvCnPr/>
                            <wps:spPr>
                              <a:xfrm>
                                <a:off x="5456928" y="1396178"/>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26" name="Straight Arrow Connector 26"/>
                            <wps:cNvCnPr/>
                            <wps:spPr>
                              <a:xfrm>
                                <a:off x="5456928" y="1480701"/>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3900BBDD" id="Group 20" o:spid="_x0000_s1026" style="position:absolute;margin-left:136.5pt;margin-top:4.55pt;width:198.45pt;height:6.95pt;z-index:251652096" coordorigin="54569,13961"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">
                    <v:shapetype id="_x0000_t32" coordsize="21600,21600" o:spt="32" o:oned="t" path="m,l21600,21600e" filled="f">
                      <v:path arrowok="t" fillok="f" o:connecttype="none"/>
                      <o:lock v:ext="edit" shapetype="t"/>
                    </v:shapetype>
                    <v:shape id="Straight Arrow Connector 25" o:spid="_x0000_s1027" type="#_x0000_t32" style="position:absolute;left:54569;top:13961;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" strokecolor="#045082" strokeweight="3pt"/>
                    <v:shape id="Straight Arrow Connector 26" o:spid="_x0000_s1028" type="#_x0000_t32" style="position:absolute;left:54569;top:14807;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" strokecolor="#045082" strokeweight="3pt"/>
                  </v:group>
                </w:pict>
              </mc:Fallback>
            </mc:AlternateContent>
          </w:r>
        </w:p>
        <w:p w14:paraId="4833EA5F" w14:textId="386E7932" w:rsidR="00506A77" w:rsidRDefault="004C0525" w:rsidP="00506A77">
          <w:pPr>
            <w:pStyle w:val="TOC1"/>
            <w:rPr>
              <w:ins w:id="1" w:author="Microsoft Office User" w:date="2022-01-28T16:48:00Z"/>
              <w:rFonts w:eastAsiaTheme="minorEastAsia" w:cstheme="minorBidi"/>
              <w:noProof/>
            </w:rPr>
          </w:pPr>
          <w:r w:rsidRPr="00843194">
            <w:rPr>
              <w:rFonts w:asciiTheme="majorHAnsi" w:hAnsiTheme="majorHAnsi" w:cstheme="majorHAnsi"/>
            </w:rPr>
            <w:fldChar w:fldCharType="begin"/>
          </w:r>
          <w:r w:rsidRPr="00843194">
            <w:rPr>
              <w:rFonts w:asciiTheme="majorHAnsi" w:hAnsiTheme="majorHAnsi" w:cstheme="majorHAnsi"/>
            </w:rPr>
            <w:instrText xml:space="preserve"> TOC \o "1-3" \h \z \u </w:instrText>
          </w:r>
          <w:r w:rsidRPr="00843194">
            <w:rPr>
              <w:rFonts w:asciiTheme="majorHAnsi" w:hAnsiTheme="majorHAnsi" w:cstheme="majorHAnsi"/>
            </w:rPr>
            <w:fldChar w:fldCharType="separate"/>
          </w:r>
          <w:ins w:id="2" w:author="Microsoft Office User" w:date="2022-01-28T16:48:00Z">
            <w:r w:rsidR="00506A77" w:rsidRPr="00870893">
              <w:rPr>
                <w:rStyle w:val="Hyperlink"/>
                <w:noProof/>
              </w:rPr>
              <w:fldChar w:fldCharType="begin"/>
            </w:r>
            <w:r w:rsidR="00506A77" w:rsidRPr="00870893">
              <w:rPr>
                <w:rStyle w:val="Hyperlink"/>
                <w:noProof/>
              </w:rPr>
              <w:instrText xml:space="preserve"> </w:instrText>
            </w:r>
            <w:r w:rsidR="00506A77">
              <w:rPr>
                <w:noProof/>
              </w:rPr>
              <w:instrText>HYPERLINK \l "_Toc94280932"</w:instrText>
            </w:r>
            <w:r w:rsidR="00506A77" w:rsidRPr="00870893">
              <w:rPr>
                <w:rStyle w:val="Hyperlink"/>
                <w:noProof/>
              </w:rPr>
              <w:instrText xml:space="preserve"> </w:instrText>
            </w:r>
            <w:r w:rsidR="00506A77" w:rsidRPr="00870893">
              <w:rPr>
                <w:rStyle w:val="Hyperlink"/>
                <w:noProof/>
              </w:rPr>
            </w:r>
            <w:r w:rsidR="00506A77" w:rsidRPr="00870893">
              <w:rPr>
                <w:rStyle w:val="Hyperlink"/>
                <w:noProof/>
              </w:rPr>
              <w:fldChar w:fldCharType="separate"/>
            </w:r>
            <w:r w:rsidR="00506A77" w:rsidRPr="00870893">
              <w:rPr>
                <w:rStyle w:val="Hyperlink"/>
                <w:noProof/>
              </w:rPr>
              <w:t>Description</w:t>
            </w:r>
            <w:r w:rsidR="00506A77">
              <w:rPr>
                <w:noProof/>
                <w:webHidden/>
              </w:rPr>
              <w:tab/>
            </w:r>
            <w:r w:rsidR="00506A77">
              <w:rPr>
                <w:noProof/>
                <w:webHidden/>
              </w:rPr>
              <w:fldChar w:fldCharType="begin"/>
            </w:r>
            <w:r w:rsidR="00506A77">
              <w:rPr>
                <w:noProof/>
                <w:webHidden/>
              </w:rPr>
              <w:instrText xml:space="preserve"> PAGEREF _Toc94280932 \h </w:instrText>
            </w:r>
            <w:r w:rsidR="00506A77">
              <w:rPr>
                <w:noProof/>
                <w:webHidden/>
              </w:rPr>
            </w:r>
          </w:ins>
          <w:r w:rsidR="00506A77">
            <w:rPr>
              <w:noProof/>
              <w:webHidden/>
            </w:rPr>
            <w:fldChar w:fldCharType="separate"/>
          </w:r>
          <w:ins w:id="3" w:author="Microsoft Office User" w:date="2022-01-28T16:48:00Z">
            <w:r w:rsidR="00506A77">
              <w:rPr>
                <w:noProof/>
                <w:webHidden/>
              </w:rPr>
              <w:t>- 2 -</w:t>
            </w:r>
            <w:r w:rsidR="00506A77">
              <w:rPr>
                <w:noProof/>
                <w:webHidden/>
              </w:rPr>
              <w:fldChar w:fldCharType="end"/>
            </w:r>
            <w:r w:rsidR="00506A77" w:rsidRPr="00870893">
              <w:rPr>
                <w:rStyle w:val="Hyperlink"/>
                <w:noProof/>
              </w:rPr>
              <w:fldChar w:fldCharType="end"/>
            </w:r>
          </w:ins>
        </w:p>
        <w:p w14:paraId="0AB31CC6" w14:textId="12657679" w:rsidR="00506A77" w:rsidRDefault="00506A77" w:rsidP="00506A77">
          <w:pPr>
            <w:pStyle w:val="TOC1"/>
            <w:rPr>
              <w:ins w:id="4" w:author="Microsoft Office User" w:date="2022-01-28T16:48:00Z"/>
              <w:rFonts w:eastAsiaTheme="minorEastAsia" w:cstheme="minorBidi"/>
              <w:noProof/>
            </w:rPr>
          </w:pPr>
          <w:ins w:id="5" w:author="Microsoft Office User" w:date="2022-01-28T16:48:00Z">
            <w:r w:rsidRPr="00870893">
              <w:rPr>
                <w:rStyle w:val="Hyperlink"/>
                <w:noProof/>
              </w:rPr>
              <w:fldChar w:fldCharType="begin"/>
            </w:r>
            <w:r w:rsidRPr="00870893">
              <w:rPr>
                <w:rStyle w:val="Hyperlink"/>
                <w:noProof/>
              </w:rPr>
              <w:instrText xml:space="preserve"> </w:instrText>
            </w:r>
            <w:r>
              <w:rPr>
                <w:noProof/>
              </w:rPr>
              <w:instrText>HYPERLINK \l "_Toc94280933"</w:instrText>
            </w:r>
            <w:r w:rsidRPr="00870893">
              <w:rPr>
                <w:rStyle w:val="Hyperlink"/>
                <w:noProof/>
              </w:rPr>
              <w:instrText xml:space="preserve"> </w:instrText>
            </w:r>
            <w:r w:rsidRPr="00870893">
              <w:rPr>
                <w:rStyle w:val="Hyperlink"/>
                <w:noProof/>
              </w:rPr>
            </w:r>
            <w:r w:rsidRPr="00870893">
              <w:rPr>
                <w:rStyle w:val="Hyperlink"/>
                <w:noProof/>
              </w:rPr>
              <w:fldChar w:fldCharType="separate"/>
            </w:r>
            <w:r w:rsidRPr="00870893">
              <w:rPr>
                <w:rStyle w:val="Hyperlink"/>
                <w:noProof/>
              </w:rPr>
              <w:t>Installation</w:t>
            </w:r>
            <w:r>
              <w:rPr>
                <w:noProof/>
                <w:webHidden/>
              </w:rPr>
              <w:tab/>
            </w:r>
            <w:r>
              <w:rPr>
                <w:noProof/>
                <w:webHidden/>
              </w:rPr>
              <w:fldChar w:fldCharType="begin"/>
            </w:r>
            <w:r>
              <w:rPr>
                <w:noProof/>
                <w:webHidden/>
              </w:rPr>
              <w:instrText xml:space="preserve"> PAGEREF _Toc94280933 \h </w:instrText>
            </w:r>
            <w:r>
              <w:rPr>
                <w:noProof/>
                <w:webHidden/>
              </w:rPr>
            </w:r>
          </w:ins>
          <w:r>
            <w:rPr>
              <w:noProof/>
              <w:webHidden/>
            </w:rPr>
            <w:fldChar w:fldCharType="separate"/>
          </w:r>
          <w:ins w:id="6" w:author="Microsoft Office User" w:date="2022-01-28T16:48:00Z">
            <w:r>
              <w:rPr>
                <w:noProof/>
                <w:webHidden/>
              </w:rPr>
              <w:t>- 2 -</w:t>
            </w:r>
            <w:r>
              <w:rPr>
                <w:noProof/>
                <w:webHidden/>
              </w:rPr>
              <w:fldChar w:fldCharType="end"/>
            </w:r>
            <w:r w:rsidRPr="00870893">
              <w:rPr>
                <w:rStyle w:val="Hyperlink"/>
                <w:noProof/>
              </w:rPr>
              <w:fldChar w:fldCharType="end"/>
            </w:r>
          </w:ins>
        </w:p>
        <w:p w14:paraId="14639EBD" w14:textId="39499AD1" w:rsidR="00506A77" w:rsidRDefault="00506A77" w:rsidP="00506A77">
          <w:pPr>
            <w:pStyle w:val="TOC2"/>
            <w:spacing w:line="360" w:lineRule="auto"/>
            <w:rPr>
              <w:ins w:id="7" w:author="Microsoft Office User" w:date="2022-01-28T16:48:00Z"/>
              <w:rFonts w:eastAsiaTheme="minorEastAsia" w:cstheme="minorBidi"/>
              <w:b w:val="0"/>
              <w:bCs w:val="0"/>
              <w:noProof/>
            </w:rPr>
            <w:pPrChange w:id="8" w:author="Microsoft Office User" w:date="2022-01-28T16:48:00Z">
              <w:pPr>
                <w:pStyle w:val="TOC2"/>
              </w:pPr>
            </w:pPrChange>
          </w:pPr>
          <w:ins w:id="9" w:author="Microsoft Office User" w:date="2022-01-28T16:48:00Z">
            <w:r w:rsidRPr="00870893">
              <w:rPr>
                <w:rStyle w:val="Hyperlink"/>
                <w:noProof/>
              </w:rPr>
              <w:fldChar w:fldCharType="begin"/>
            </w:r>
            <w:r w:rsidRPr="00870893">
              <w:rPr>
                <w:rStyle w:val="Hyperlink"/>
                <w:noProof/>
              </w:rPr>
              <w:instrText xml:space="preserve"> </w:instrText>
            </w:r>
            <w:r>
              <w:rPr>
                <w:noProof/>
              </w:rPr>
              <w:instrText>HYPERLINK \l "_Toc94280934"</w:instrText>
            </w:r>
            <w:r w:rsidRPr="00870893">
              <w:rPr>
                <w:rStyle w:val="Hyperlink"/>
                <w:noProof/>
              </w:rPr>
              <w:instrText xml:space="preserve"> </w:instrText>
            </w:r>
            <w:r w:rsidRPr="00870893">
              <w:rPr>
                <w:rStyle w:val="Hyperlink"/>
                <w:noProof/>
              </w:rPr>
            </w:r>
            <w:r w:rsidRPr="00870893">
              <w:rPr>
                <w:rStyle w:val="Hyperlink"/>
                <w:noProof/>
              </w:rPr>
              <w:fldChar w:fldCharType="separate"/>
            </w:r>
            <w:r w:rsidRPr="00870893">
              <w:rPr>
                <w:rStyle w:val="Hyperlink"/>
                <w:noProof/>
              </w:rPr>
              <w:t>Windows</w:t>
            </w:r>
            <w:r>
              <w:rPr>
                <w:noProof/>
                <w:webHidden/>
              </w:rPr>
              <w:tab/>
            </w:r>
            <w:r>
              <w:rPr>
                <w:noProof/>
                <w:webHidden/>
              </w:rPr>
              <w:fldChar w:fldCharType="begin"/>
            </w:r>
            <w:r>
              <w:rPr>
                <w:noProof/>
                <w:webHidden/>
              </w:rPr>
              <w:instrText xml:space="preserve"> PAGEREF _Toc94280934 \h </w:instrText>
            </w:r>
            <w:r>
              <w:rPr>
                <w:noProof/>
                <w:webHidden/>
              </w:rPr>
            </w:r>
          </w:ins>
          <w:r>
            <w:rPr>
              <w:noProof/>
              <w:webHidden/>
            </w:rPr>
            <w:fldChar w:fldCharType="separate"/>
          </w:r>
          <w:ins w:id="10" w:author="Microsoft Office User" w:date="2022-01-28T16:48:00Z">
            <w:r>
              <w:rPr>
                <w:noProof/>
                <w:webHidden/>
              </w:rPr>
              <w:t>- 2 -</w:t>
            </w:r>
            <w:r>
              <w:rPr>
                <w:noProof/>
                <w:webHidden/>
              </w:rPr>
              <w:fldChar w:fldCharType="end"/>
            </w:r>
            <w:r w:rsidRPr="00870893">
              <w:rPr>
                <w:rStyle w:val="Hyperlink"/>
                <w:noProof/>
              </w:rPr>
              <w:fldChar w:fldCharType="end"/>
            </w:r>
          </w:ins>
        </w:p>
        <w:p w14:paraId="4CCD8516" w14:textId="02DA9064" w:rsidR="00506A77" w:rsidRDefault="00506A77" w:rsidP="00506A77">
          <w:pPr>
            <w:pStyle w:val="TOC2"/>
            <w:spacing w:line="360" w:lineRule="auto"/>
            <w:rPr>
              <w:ins w:id="11" w:author="Microsoft Office User" w:date="2022-01-28T16:48:00Z"/>
              <w:rFonts w:eastAsiaTheme="minorEastAsia" w:cstheme="minorBidi"/>
              <w:b w:val="0"/>
              <w:bCs w:val="0"/>
              <w:noProof/>
            </w:rPr>
            <w:pPrChange w:id="12" w:author="Microsoft Office User" w:date="2022-01-28T16:48:00Z">
              <w:pPr>
                <w:pStyle w:val="TOC2"/>
              </w:pPr>
            </w:pPrChange>
          </w:pPr>
          <w:ins w:id="13" w:author="Microsoft Office User" w:date="2022-01-28T16:48:00Z">
            <w:r w:rsidRPr="00870893">
              <w:rPr>
                <w:rStyle w:val="Hyperlink"/>
                <w:noProof/>
              </w:rPr>
              <w:fldChar w:fldCharType="begin"/>
            </w:r>
            <w:r w:rsidRPr="00870893">
              <w:rPr>
                <w:rStyle w:val="Hyperlink"/>
                <w:noProof/>
              </w:rPr>
              <w:instrText xml:space="preserve"> </w:instrText>
            </w:r>
            <w:r>
              <w:rPr>
                <w:noProof/>
              </w:rPr>
              <w:instrText>HYPERLINK \l "_Toc94280935"</w:instrText>
            </w:r>
            <w:r w:rsidRPr="00870893">
              <w:rPr>
                <w:rStyle w:val="Hyperlink"/>
                <w:noProof/>
              </w:rPr>
              <w:instrText xml:space="preserve"> </w:instrText>
            </w:r>
            <w:r w:rsidRPr="00870893">
              <w:rPr>
                <w:rStyle w:val="Hyperlink"/>
                <w:noProof/>
              </w:rPr>
            </w:r>
            <w:r w:rsidRPr="00870893">
              <w:rPr>
                <w:rStyle w:val="Hyperlink"/>
                <w:noProof/>
              </w:rPr>
              <w:fldChar w:fldCharType="separate"/>
            </w:r>
            <w:r w:rsidRPr="00870893">
              <w:rPr>
                <w:rStyle w:val="Hyperlink"/>
                <w:noProof/>
              </w:rPr>
              <w:t>MacOS</w:t>
            </w:r>
            <w:r>
              <w:rPr>
                <w:noProof/>
                <w:webHidden/>
              </w:rPr>
              <w:tab/>
            </w:r>
            <w:r>
              <w:rPr>
                <w:noProof/>
                <w:webHidden/>
              </w:rPr>
              <w:fldChar w:fldCharType="begin"/>
            </w:r>
            <w:r>
              <w:rPr>
                <w:noProof/>
                <w:webHidden/>
              </w:rPr>
              <w:instrText xml:space="preserve"> PAGEREF _Toc94280935 \h </w:instrText>
            </w:r>
            <w:r>
              <w:rPr>
                <w:noProof/>
                <w:webHidden/>
              </w:rPr>
            </w:r>
          </w:ins>
          <w:r>
            <w:rPr>
              <w:noProof/>
              <w:webHidden/>
            </w:rPr>
            <w:fldChar w:fldCharType="separate"/>
          </w:r>
          <w:ins w:id="14" w:author="Microsoft Office User" w:date="2022-01-28T16:48:00Z">
            <w:r>
              <w:rPr>
                <w:noProof/>
                <w:webHidden/>
              </w:rPr>
              <w:t>- 3 -</w:t>
            </w:r>
            <w:r>
              <w:rPr>
                <w:noProof/>
                <w:webHidden/>
              </w:rPr>
              <w:fldChar w:fldCharType="end"/>
            </w:r>
            <w:r w:rsidRPr="00870893">
              <w:rPr>
                <w:rStyle w:val="Hyperlink"/>
                <w:noProof/>
              </w:rPr>
              <w:fldChar w:fldCharType="end"/>
            </w:r>
          </w:ins>
        </w:p>
        <w:p w14:paraId="03778153" w14:textId="114C2179" w:rsidR="00506A77" w:rsidRDefault="00506A77" w:rsidP="00506A77">
          <w:pPr>
            <w:pStyle w:val="TOC1"/>
            <w:rPr>
              <w:ins w:id="15" w:author="Microsoft Office User" w:date="2022-01-28T16:48:00Z"/>
              <w:rFonts w:eastAsiaTheme="minorEastAsia" w:cstheme="minorBidi"/>
              <w:noProof/>
            </w:rPr>
          </w:pPr>
          <w:ins w:id="16" w:author="Microsoft Office User" w:date="2022-01-28T16:48:00Z">
            <w:r w:rsidRPr="00870893">
              <w:rPr>
                <w:rStyle w:val="Hyperlink"/>
                <w:noProof/>
              </w:rPr>
              <w:fldChar w:fldCharType="begin"/>
            </w:r>
            <w:r w:rsidRPr="00870893">
              <w:rPr>
                <w:rStyle w:val="Hyperlink"/>
                <w:noProof/>
              </w:rPr>
              <w:instrText xml:space="preserve"> </w:instrText>
            </w:r>
            <w:r>
              <w:rPr>
                <w:noProof/>
              </w:rPr>
              <w:instrText>HYPERLINK \l "_Toc94280936"</w:instrText>
            </w:r>
            <w:r w:rsidRPr="00870893">
              <w:rPr>
                <w:rStyle w:val="Hyperlink"/>
                <w:noProof/>
              </w:rPr>
              <w:instrText xml:space="preserve"> </w:instrText>
            </w:r>
            <w:r w:rsidRPr="00870893">
              <w:rPr>
                <w:rStyle w:val="Hyperlink"/>
                <w:noProof/>
              </w:rPr>
            </w:r>
            <w:r w:rsidRPr="00870893">
              <w:rPr>
                <w:rStyle w:val="Hyperlink"/>
                <w:noProof/>
              </w:rPr>
              <w:fldChar w:fldCharType="separate"/>
            </w:r>
            <w:r w:rsidRPr="00870893">
              <w:rPr>
                <w:rStyle w:val="Hyperlink"/>
                <w:noProof/>
              </w:rPr>
              <w:t>How to use AlphaViz</w:t>
            </w:r>
            <w:r>
              <w:rPr>
                <w:noProof/>
                <w:webHidden/>
              </w:rPr>
              <w:tab/>
            </w:r>
            <w:r>
              <w:rPr>
                <w:noProof/>
                <w:webHidden/>
              </w:rPr>
              <w:fldChar w:fldCharType="begin"/>
            </w:r>
            <w:r>
              <w:rPr>
                <w:noProof/>
                <w:webHidden/>
              </w:rPr>
              <w:instrText xml:space="preserve"> PAGEREF _Toc94280936 \h </w:instrText>
            </w:r>
            <w:r>
              <w:rPr>
                <w:noProof/>
                <w:webHidden/>
              </w:rPr>
            </w:r>
          </w:ins>
          <w:r>
            <w:rPr>
              <w:noProof/>
              <w:webHidden/>
            </w:rPr>
            <w:fldChar w:fldCharType="separate"/>
          </w:r>
          <w:ins w:id="17" w:author="Microsoft Office User" w:date="2022-01-28T16:48:00Z">
            <w:r>
              <w:rPr>
                <w:noProof/>
                <w:webHidden/>
              </w:rPr>
              <w:t>- 6 -</w:t>
            </w:r>
            <w:r>
              <w:rPr>
                <w:noProof/>
                <w:webHidden/>
              </w:rPr>
              <w:fldChar w:fldCharType="end"/>
            </w:r>
            <w:r w:rsidRPr="00870893">
              <w:rPr>
                <w:rStyle w:val="Hyperlink"/>
                <w:noProof/>
              </w:rPr>
              <w:fldChar w:fldCharType="end"/>
            </w:r>
          </w:ins>
        </w:p>
        <w:p w14:paraId="1AA908F3" w14:textId="45C72A20" w:rsidR="00506A77" w:rsidRDefault="00506A77" w:rsidP="00506A77">
          <w:pPr>
            <w:pStyle w:val="TOC2"/>
            <w:spacing w:line="360" w:lineRule="auto"/>
            <w:rPr>
              <w:ins w:id="18" w:author="Microsoft Office User" w:date="2022-01-28T16:48:00Z"/>
              <w:rFonts w:eastAsiaTheme="minorEastAsia" w:cstheme="minorBidi"/>
              <w:b w:val="0"/>
              <w:bCs w:val="0"/>
              <w:noProof/>
            </w:rPr>
            <w:pPrChange w:id="19" w:author="Microsoft Office User" w:date="2022-01-28T16:48:00Z">
              <w:pPr>
                <w:pStyle w:val="TOC2"/>
              </w:pPr>
            </w:pPrChange>
          </w:pPr>
          <w:ins w:id="20" w:author="Microsoft Office User" w:date="2022-01-28T16:48:00Z">
            <w:r w:rsidRPr="00870893">
              <w:rPr>
                <w:rStyle w:val="Hyperlink"/>
                <w:noProof/>
              </w:rPr>
              <w:fldChar w:fldCharType="begin"/>
            </w:r>
            <w:r w:rsidRPr="00870893">
              <w:rPr>
                <w:rStyle w:val="Hyperlink"/>
                <w:noProof/>
              </w:rPr>
              <w:instrText xml:space="preserve"> </w:instrText>
            </w:r>
            <w:r>
              <w:rPr>
                <w:noProof/>
              </w:rPr>
              <w:instrText>HYPERLINK \l "_Toc94280937"</w:instrText>
            </w:r>
            <w:r w:rsidRPr="00870893">
              <w:rPr>
                <w:rStyle w:val="Hyperlink"/>
                <w:noProof/>
              </w:rPr>
              <w:instrText xml:space="preserve"> </w:instrText>
            </w:r>
            <w:r w:rsidRPr="00870893">
              <w:rPr>
                <w:rStyle w:val="Hyperlink"/>
                <w:noProof/>
              </w:rPr>
            </w:r>
            <w:r w:rsidRPr="00870893">
              <w:rPr>
                <w:rStyle w:val="Hyperlink"/>
                <w:noProof/>
              </w:rPr>
              <w:fldChar w:fldCharType="separate"/>
            </w:r>
            <w:r w:rsidRPr="00870893">
              <w:rPr>
                <w:rStyle w:val="Hyperlink"/>
                <w:noProof/>
                <w:lang w:val="en-US"/>
              </w:rPr>
              <w:t>Data import</w:t>
            </w:r>
            <w:r>
              <w:rPr>
                <w:noProof/>
                <w:webHidden/>
              </w:rPr>
              <w:tab/>
            </w:r>
            <w:r>
              <w:rPr>
                <w:noProof/>
                <w:webHidden/>
              </w:rPr>
              <w:fldChar w:fldCharType="begin"/>
            </w:r>
            <w:r>
              <w:rPr>
                <w:noProof/>
                <w:webHidden/>
              </w:rPr>
              <w:instrText xml:space="preserve"> PAGEREF _Toc94280937 \h </w:instrText>
            </w:r>
            <w:r>
              <w:rPr>
                <w:noProof/>
                <w:webHidden/>
              </w:rPr>
            </w:r>
          </w:ins>
          <w:r>
            <w:rPr>
              <w:noProof/>
              <w:webHidden/>
            </w:rPr>
            <w:fldChar w:fldCharType="separate"/>
          </w:r>
          <w:ins w:id="21" w:author="Microsoft Office User" w:date="2022-01-28T16:48:00Z">
            <w:r>
              <w:rPr>
                <w:noProof/>
                <w:webHidden/>
              </w:rPr>
              <w:t>- 6 -</w:t>
            </w:r>
            <w:r>
              <w:rPr>
                <w:noProof/>
                <w:webHidden/>
              </w:rPr>
              <w:fldChar w:fldCharType="end"/>
            </w:r>
            <w:r w:rsidRPr="00870893">
              <w:rPr>
                <w:rStyle w:val="Hyperlink"/>
                <w:noProof/>
              </w:rPr>
              <w:fldChar w:fldCharType="end"/>
            </w:r>
          </w:ins>
        </w:p>
        <w:p w14:paraId="61C903CE" w14:textId="006F136A" w:rsidR="00506A77" w:rsidRDefault="00506A77" w:rsidP="00506A77">
          <w:pPr>
            <w:pStyle w:val="TOC2"/>
            <w:spacing w:line="360" w:lineRule="auto"/>
            <w:rPr>
              <w:ins w:id="22" w:author="Microsoft Office User" w:date="2022-01-28T16:48:00Z"/>
              <w:rFonts w:eastAsiaTheme="minorEastAsia" w:cstheme="minorBidi"/>
              <w:b w:val="0"/>
              <w:bCs w:val="0"/>
              <w:noProof/>
            </w:rPr>
            <w:pPrChange w:id="23" w:author="Microsoft Office User" w:date="2022-01-28T16:48:00Z">
              <w:pPr>
                <w:pStyle w:val="TOC2"/>
              </w:pPr>
            </w:pPrChange>
          </w:pPr>
          <w:ins w:id="24" w:author="Microsoft Office User" w:date="2022-01-28T16:48:00Z">
            <w:r w:rsidRPr="00870893">
              <w:rPr>
                <w:rStyle w:val="Hyperlink"/>
                <w:noProof/>
              </w:rPr>
              <w:fldChar w:fldCharType="begin"/>
            </w:r>
            <w:r w:rsidRPr="00870893">
              <w:rPr>
                <w:rStyle w:val="Hyperlink"/>
                <w:noProof/>
              </w:rPr>
              <w:instrText xml:space="preserve"> </w:instrText>
            </w:r>
            <w:r>
              <w:rPr>
                <w:noProof/>
              </w:rPr>
              <w:instrText>HYPERLINK \l "_Toc94280938"</w:instrText>
            </w:r>
            <w:r w:rsidRPr="00870893">
              <w:rPr>
                <w:rStyle w:val="Hyperlink"/>
                <w:noProof/>
              </w:rPr>
              <w:instrText xml:space="preserve"> </w:instrText>
            </w:r>
            <w:r w:rsidRPr="00870893">
              <w:rPr>
                <w:rStyle w:val="Hyperlink"/>
                <w:noProof/>
              </w:rPr>
            </w:r>
            <w:r w:rsidRPr="00870893">
              <w:rPr>
                <w:rStyle w:val="Hyperlink"/>
                <w:noProof/>
              </w:rPr>
              <w:fldChar w:fldCharType="separate"/>
            </w:r>
            <w:r w:rsidRPr="00870893">
              <w:rPr>
                <w:rStyle w:val="Hyperlink"/>
                <w:noProof/>
                <w:lang w:val="en-US"/>
              </w:rPr>
              <w:t>Settings</w:t>
            </w:r>
            <w:r>
              <w:rPr>
                <w:noProof/>
                <w:webHidden/>
              </w:rPr>
              <w:tab/>
            </w:r>
            <w:r>
              <w:rPr>
                <w:noProof/>
                <w:webHidden/>
              </w:rPr>
              <w:fldChar w:fldCharType="begin"/>
            </w:r>
            <w:r>
              <w:rPr>
                <w:noProof/>
                <w:webHidden/>
              </w:rPr>
              <w:instrText xml:space="preserve"> PAGEREF _Toc94280938 \h </w:instrText>
            </w:r>
            <w:r>
              <w:rPr>
                <w:noProof/>
                <w:webHidden/>
              </w:rPr>
            </w:r>
          </w:ins>
          <w:r>
            <w:rPr>
              <w:noProof/>
              <w:webHidden/>
            </w:rPr>
            <w:fldChar w:fldCharType="separate"/>
          </w:r>
          <w:ins w:id="25" w:author="Microsoft Office User" w:date="2022-01-28T16:48:00Z">
            <w:r>
              <w:rPr>
                <w:noProof/>
                <w:webHidden/>
              </w:rPr>
              <w:t>- 8 -</w:t>
            </w:r>
            <w:r>
              <w:rPr>
                <w:noProof/>
                <w:webHidden/>
              </w:rPr>
              <w:fldChar w:fldCharType="end"/>
            </w:r>
            <w:r w:rsidRPr="00870893">
              <w:rPr>
                <w:rStyle w:val="Hyperlink"/>
                <w:noProof/>
              </w:rPr>
              <w:fldChar w:fldCharType="end"/>
            </w:r>
          </w:ins>
        </w:p>
        <w:p w14:paraId="77A3D225" w14:textId="405D8851" w:rsidR="00506A77" w:rsidRDefault="00506A77" w:rsidP="00506A77">
          <w:pPr>
            <w:pStyle w:val="TOC2"/>
            <w:spacing w:line="360" w:lineRule="auto"/>
            <w:rPr>
              <w:ins w:id="26" w:author="Microsoft Office User" w:date="2022-01-28T16:48:00Z"/>
              <w:rFonts w:eastAsiaTheme="minorEastAsia" w:cstheme="minorBidi"/>
              <w:b w:val="0"/>
              <w:bCs w:val="0"/>
              <w:noProof/>
            </w:rPr>
            <w:pPrChange w:id="27" w:author="Microsoft Office User" w:date="2022-01-28T16:48:00Z">
              <w:pPr>
                <w:pStyle w:val="TOC2"/>
              </w:pPr>
            </w:pPrChange>
          </w:pPr>
          <w:ins w:id="28" w:author="Microsoft Office User" w:date="2022-01-28T16:48:00Z">
            <w:r w:rsidRPr="00870893">
              <w:rPr>
                <w:rStyle w:val="Hyperlink"/>
                <w:noProof/>
              </w:rPr>
              <w:fldChar w:fldCharType="begin"/>
            </w:r>
            <w:r w:rsidRPr="00870893">
              <w:rPr>
                <w:rStyle w:val="Hyperlink"/>
                <w:noProof/>
              </w:rPr>
              <w:instrText xml:space="preserve"> </w:instrText>
            </w:r>
            <w:r>
              <w:rPr>
                <w:noProof/>
              </w:rPr>
              <w:instrText>HYPERLINK \l "_Toc94280939"</w:instrText>
            </w:r>
            <w:r w:rsidRPr="00870893">
              <w:rPr>
                <w:rStyle w:val="Hyperlink"/>
                <w:noProof/>
              </w:rPr>
              <w:instrText xml:space="preserve"> </w:instrText>
            </w:r>
            <w:r w:rsidRPr="00870893">
              <w:rPr>
                <w:rStyle w:val="Hyperlink"/>
                <w:noProof/>
              </w:rPr>
            </w:r>
            <w:r w:rsidRPr="00870893">
              <w:rPr>
                <w:rStyle w:val="Hyperlink"/>
                <w:noProof/>
              </w:rPr>
              <w:fldChar w:fldCharType="separate"/>
            </w:r>
            <w:r w:rsidRPr="00870893">
              <w:rPr>
                <w:rStyle w:val="Hyperlink"/>
                <w:noProof/>
                <w:lang w:val="en-US"/>
              </w:rPr>
              <w:t>Data Visualization</w:t>
            </w:r>
            <w:r>
              <w:rPr>
                <w:noProof/>
                <w:webHidden/>
              </w:rPr>
              <w:tab/>
            </w:r>
            <w:r>
              <w:rPr>
                <w:noProof/>
                <w:webHidden/>
              </w:rPr>
              <w:fldChar w:fldCharType="begin"/>
            </w:r>
            <w:r>
              <w:rPr>
                <w:noProof/>
                <w:webHidden/>
              </w:rPr>
              <w:instrText xml:space="preserve"> PAGEREF _Toc94280939 \h </w:instrText>
            </w:r>
            <w:r>
              <w:rPr>
                <w:noProof/>
                <w:webHidden/>
              </w:rPr>
            </w:r>
          </w:ins>
          <w:r>
            <w:rPr>
              <w:noProof/>
              <w:webHidden/>
            </w:rPr>
            <w:fldChar w:fldCharType="separate"/>
          </w:r>
          <w:ins w:id="29" w:author="Microsoft Office User" w:date="2022-01-28T16:48:00Z">
            <w:r>
              <w:rPr>
                <w:noProof/>
                <w:webHidden/>
              </w:rPr>
              <w:t>- 9 -</w:t>
            </w:r>
            <w:r>
              <w:rPr>
                <w:noProof/>
                <w:webHidden/>
              </w:rPr>
              <w:fldChar w:fldCharType="end"/>
            </w:r>
            <w:r w:rsidRPr="00870893">
              <w:rPr>
                <w:rStyle w:val="Hyperlink"/>
                <w:noProof/>
              </w:rPr>
              <w:fldChar w:fldCharType="end"/>
            </w:r>
          </w:ins>
        </w:p>
        <w:p w14:paraId="62C1CD40" w14:textId="6AFD8B51" w:rsidR="00506A77" w:rsidRDefault="00506A77" w:rsidP="00506A77">
          <w:pPr>
            <w:pStyle w:val="TOC3"/>
            <w:tabs>
              <w:tab w:val="left" w:pos="880"/>
              <w:tab w:val="right" w:leader="dot" w:pos="9406"/>
            </w:tabs>
            <w:spacing w:line="360" w:lineRule="auto"/>
            <w:rPr>
              <w:ins w:id="30" w:author="Microsoft Office User" w:date="2022-01-28T16:48:00Z"/>
              <w:rFonts w:eastAsiaTheme="minorEastAsia" w:cstheme="minorBidi"/>
              <w:noProof/>
              <w:sz w:val="24"/>
              <w:szCs w:val="24"/>
            </w:rPr>
            <w:pPrChange w:id="31" w:author="Microsoft Office User" w:date="2022-01-28T16:48:00Z">
              <w:pPr>
                <w:pStyle w:val="TOC3"/>
                <w:tabs>
                  <w:tab w:val="left" w:pos="880"/>
                  <w:tab w:val="right" w:leader="dot" w:pos="9406"/>
                </w:tabs>
              </w:pPr>
            </w:pPrChange>
          </w:pPr>
          <w:ins w:id="32" w:author="Microsoft Office User" w:date="2022-01-28T16:48:00Z">
            <w:r w:rsidRPr="00870893">
              <w:rPr>
                <w:rStyle w:val="Hyperlink"/>
                <w:noProof/>
              </w:rPr>
              <w:fldChar w:fldCharType="begin"/>
            </w:r>
            <w:r w:rsidRPr="00870893">
              <w:rPr>
                <w:rStyle w:val="Hyperlink"/>
                <w:noProof/>
              </w:rPr>
              <w:instrText xml:space="preserve"> </w:instrText>
            </w:r>
            <w:r>
              <w:rPr>
                <w:noProof/>
              </w:rPr>
              <w:instrText>HYPERLINK \l "_Toc94280940"</w:instrText>
            </w:r>
            <w:r w:rsidRPr="00870893">
              <w:rPr>
                <w:rStyle w:val="Hyperlink"/>
                <w:noProof/>
              </w:rPr>
              <w:instrText xml:space="preserve"> </w:instrText>
            </w:r>
            <w:r w:rsidRPr="00870893">
              <w:rPr>
                <w:rStyle w:val="Hyperlink"/>
                <w:noProof/>
              </w:rPr>
            </w:r>
            <w:r w:rsidRPr="00870893">
              <w:rPr>
                <w:rStyle w:val="Hyperlink"/>
                <w:noProof/>
              </w:rPr>
              <w:fldChar w:fldCharType="separate"/>
            </w:r>
            <w:r w:rsidRPr="00870893">
              <w:rPr>
                <w:rStyle w:val="Hyperlink"/>
                <w:rFonts w:eastAsia="Calibri"/>
                <w:noProof/>
                <w:lang w:val="en-US"/>
              </w:rPr>
              <w:t>-</w:t>
            </w:r>
            <w:r>
              <w:rPr>
                <w:rFonts w:eastAsiaTheme="minorEastAsia" w:cstheme="minorBidi"/>
                <w:noProof/>
                <w:sz w:val="24"/>
                <w:szCs w:val="24"/>
              </w:rPr>
              <w:tab/>
            </w:r>
            <w:r w:rsidRPr="00870893">
              <w:rPr>
                <w:rStyle w:val="Hyperlink"/>
                <w:rFonts w:eastAsia="Calibri"/>
                <w:noProof/>
                <w:lang w:val="en-US"/>
              </w:rPr>
              <w:t>“Main View” tab</w:t>
            </w:r>
            <w:r>
              <w:rPr>
                <w:noProof/>
                <w:webHidden/>
              </w:rPr>
              <w:tab/>
            </w:r>
            <w:r>
              <w:rPr>
                <w:noProof/>
                <w:webHidden/>
              </w:rPr>
              <w:fldChar w:fldCharType="begin"/>
            </w:r>
            <w:r>
              <w:rPr>
                <w:noProof/>
                <w:webHidden/>
              </w:rPr>
              <w:instrText xml:space="preserve"> PAGEREF _Toc94280940 \h </w:instrText>
            </w:r>
            <w:r>
              <w:rPr>
                <w:noProof/>
                <w:webHidden/>
              </w:rPr>
            </w:r>
          </w:ins>
          <w:r>
            <w:rPr>
              <w:noProof/>
              <w:webHidden/>
            </w:rPr>
            <w:fldChar w:fldCharType="separate"/>
          </w:r>
          <w:ins w:id="33" w:author="Microsoft Office User" w:date="2022-01-28T16:48:00Z">
            <w:r>
              <w:rPr>
                <w:noProof/>
                <w:webHidden/>
              </w:rPr>
              <w:t>- 9 -</w:t>
            </w:r>
            <w:r>
              <w:rPr>
                <w:noProof/>
                <w:webHidden/>
              </w:rPr>
              <w:fldChar w:fldCharType="end"/>
            </w:r>
            <w:r w:rsidRPr="00870893">
              <w:rPr>
                <w:rStyle w:val="Hyperlink"/>
                <w:noProof/>
              </w:rPr>
              <w:fldChar w:fldCharType="end"/>
            </w:r>
          </w:ins>
        </w:p>
        <w:p w14:paraId="3FEBFB2C" w14:textId="5746C5E3" w:rsidR="00506A77" w:rsidRDefault="00506A77" w:rsidP="00506A77">
          <w:pPr>
            <w:pStyle w:val="TOC3"/>
            <w:tabs>
              <w:tab w:val="left" w:pos="880"/>
              <w:tab w:val="right" w:leader="dot" w:pos="9406"/>
            </w:tabs>
            <w:spacing w:line="360" w:lineRule="auto"/>
            <w:rPr>
              <w:ins w:id="34" w:author="Microsoft Office User" w:date="2022-01-28T16:48:00Z"/>
              <w:rFonts w:eastAsiaTheme="minorEastAsia" w:cstheme="minorBidi"/>
              <w:noProof/>
              <w:sz w:val="24"/>
              <w:szCs w:val="24"/>
            </w:rPr>
            <w:pPrChange w:id="35" w:author="Microsoft Office User" w:date="2022-01-28T16:48:00Z">
              <w:pPr>
                <w:pStyle w:val="TOC3"/>
                <w:tabs>
                  <w:tab w:val="left" w:pos="880"/>
                  <w:tab w:val="right" w:leader="dot" w:pos="9406"/>
                </w:tabs>
              </w:pPr>
            </w:pPrChange>
          </w:pPr>
          <w:ins w:id="36" w:author="Microsoft Office User" w:date="2022-01-28T16:48:00Z">
            <w:r w:rsidRPr="00870893">
              <w:rPr>
                <w:rStyle w:val="Hyperlink"/>
                <w:noProof/>
              </w:rPr>
              <w:fldChar w:fldCharType="begin"/>
            </w:r>
            <w:r w:rsidRPr="00870893">
              <w:rPr>
                <w:rStyle w:val="Hyperlink"/>
                <w:noProof/>
              </w:rPr>
              <w:instrText xml:space="preserve"> </w:instrText>
            </w:r>
            <w:r>
              <w:rPr>
                <w:noProof/>
              </w:rPr>
              <w:instrText>HYPERLINK \l "_Toc94280941"</w:instrText>
            </w:r>
            <w:r w:rsidRPr="00870893">
              <w:rPr>
                <w:rStyle w:val="Hyperlink"/>
                <w:noProof/>
              </w:rPr>
              <w:instrText xml:space="preserve"> </w:instrText>
            </w:r>
            <w:r w:rsidRPr="00870893">
              <w:rPr>
                <w:rStyle w:val="Hyperlink"/>
                <w:noProof/>
              </w:rPr>
            </w:r>
            <w:r w:rsidRPr="00870893">
              <w:rPr>
                <w:rStyle w:val="Hyperlink"/>
                <w:noProof/>
              </w:rPr>
              <w:fldChar w:fldCharType="separate"/>
            </w:r>
            <w:r w:rsidRPr="00870893">
              <w:rPr>
                <w:rStyle w:val="Hyperlink"/>
                <w:rFonts w:eastAsia="Calibri"/>
                <w:noProof/>
                <w:lang w:val="en-US"/>
              </w:rPr>
              <w:t>-</w:t>
            </w:r>
            <w:r>
              <w:rPr>
                <w:rFonts w:eastAsiaTheme="minorEastAsia" w:cstheme="minorBidi"/>
                <w:noProof/>
                <w:sz w:val="24"/>
                <w:szCs w:val="24"/>
              </w:rPr>
              <w:tab/>
            </w:r>
            <w:r w:rsidRPr="00870893">
              <w:rPr>
                <w:rStyle w:val="Hyperlink"/>
                <w:rFonts w:eastAsia="Calibri"/>
                <w:noProof/>
                <w:lang w:val="en-US"/>
              </w:rPr>
              <w:t>“Quality Control” tab</w:t>
            </w:r>
            <w:r>
              <w:rPr>
                <w:noProof/>
                <w:webHidden/>
              </w:rPr>
              <w:tab/>
            </w:r>
            <w:r>
              <w:rPr>
                <w:noProof/>
                <w:webHidden/>
              </w:rPr>
              <w:fldChar w:fldCharType="begin"/>
            </w:r>
            <w:r>
              <w:rPr>
                <w:noProof/>
                <w:webHidden/>
              </w:rPr>
              <w:instrText xml:space="preserve"> PAGEREF _Toc94280941 \h </w:instrText>
            </w:r>
            <w:r>
              <w:rPr>
                <w:noProof/>
                <w:webHidden/>
              </w:rPr>
            </w:r>
          </w:ins>
          <w:r>
            <w:rPr>
              <w:noProof/>
              <w:webHidden/>
            </w:rPr>
            <w:fldChar w:fldCharType="separate"/>
          </w:r>
          <w:ins w:id="37" w:author="Microsoft Office User" w:date="2022-01-28T16:48:00Z">
            <w:r>
              <w:rPr>
                <w:noProof/>
                <w:webHidden/>
              </w:rPr>
              <w:t>- 15 -</w:t>
            </w:r>
            <w:r>
              <w:rPr>
                <w:noProof/>
                <w:webHidden/>
              </w:rPr>
              <w:fldChar w:fldCharType="end"/>
            </w:r>
            <w:r w:rsidRPr="00870893">
              <w:rPr>
                <w:rStyle w:val="Hyperlink"/>
                <w:noProof/>
              </w:rPr>
              <w:fldChar w:fldCharType="end"/>
            </w:r>
          </w:ins>
        </w:p>
        <w:p w14:paraId="5B0FA88A" w14:textId="60B46366" w:rsidR="00506A77" w:rsidRDefault="00506A77" w:rsidP="00506A77">
          <w:pPr>
            <w:pStyle w:val="TOC3"/>
            <w:tabs>
              <w:tab w:val="left" w:pos="880"/>
              <w:tab w:val="right" w:leader="dot" w:pos="9406"/>
            </w:tabs>
            <w:spacing w:line="360" w:lineRule="auto"/>
            <w:rPr>
              <w:ins w:id="38" w:author="Microsoft Office User" w:date="2022-01-28T16:48:00Z"/>
              <w:rFonts w:eastAsiaTheme="minorEastAsia" w:cstheme="minorBidi"/>
              <w:noProof/>
              <w:sz w:val="24"/>
              <w:szCs w:val="24"/>
            </w:rPr>
            <w:pPrChange w:id="39" w:author="Microsoft Office User" w:date="2022-01-28T16:48:00Z">
              <w:pPr>
                <w:pStyle w:val="TOC3"/>
                <w:tabs>
                  <w:tab w:val="left" w:pos="880"/>
                  <w:tab w:val="right" w:leader="dot" w:pos="9406"/>
                </w:tabs>
              </w:pPr>
            </w:pPrChange>
          </w:pPr>
          <w:ins w:id="40" w:author="Microsoft Office User" w:date="2022-01-28T16:48:00Z">
            <w:r w:rsidRPr="00870893">
              <w:rPr>
                <w:rStyle w:val="Hyperlink"/>
                <w:noProof/>
              </w:rPr>
              <w:fldChar w:fldCharType="begin"/>
            </w:r>
            <w:r w:rsidRPr="00870893">
              <w:rPr>
                <w:rStyle w:val="Hyperlink"/>
                <w:noProof/>
              </w:rPr>
              <w:instrText xml:space="preserve"> </w:instrText>
            </w:r>
            <w:r>
              <w:rPr>
                <w:noProof/>
              </w:rPr>
              <w:instrText>HYPERLINK \l "_Toc94280942"</w:instrText>
            </w:r>
            <w:r w:rsidRPr="00870893">
              <w:rPr>
                <w:rStyle w:val="Hyperlink"/>
                <w:noProof/>
              </w:rPr>
              <w:instrText xml:space="preserve"> </w:instrText>
            </w:r>
            <w:r w:rsidRPr="00870893">
              <w:rPr>
                <w:rStyle w:val="Hyperlink"/>
                <w:noProof/>
              </w:rPr>
            </w:r>
            <w:r w:rsidRPr="00870893">
              <w:rPr>
                <w:rStyle w:val="Hyperlink"/>
                <w:noProof/>
              </w:rPr>
              <w:fldChar w:fldCharType="separate"/>
            </w:r>
            <w:r w:rsidRPr="00870893">
              <w:rPr>
                <w:rStyle w:val="Hyperlink"/>
                <w:rFonts w:eastAsia="Calibri"/>
                <w:noProof/>
              </w:rPr>
              <w:t>-</w:t>
            </w:r>
            <w:r>
              <w:rPr>
                <w:rFonts w:eastAsiaTheme="minorEastAsia" w:cstheme="minorBidi"/>
                <w:noProof/>
                <w:sz w:val="24"/>
                <w:szCs w:val="24"/>
              </w:rPr>
              <w:tab/>
            </w:r>
            <w:r w:rsidRPr="00870893">
              <w:rPr>
                <w:rStyle w:val="Hyperlink"/>
                <w:rFonts w:eastAsia="Calibri"/>
                <w:noProof/>
                <w:lang w:val="en-US"/>
              </w:rPr>
              <w:t>“Targeted Mode” tab</w:t>
            </w:r>
            <w:r>
              <w:rPr>
                <w:noProof/>
                <w:webHidden/>
              </w:rPr>
              <w:tab/>
            </w:r>
            <w:r>
              <w:rPr>
                <w:noProof/>
                <w:webHidden/>
              </w:rPr>
              <w:fldChar w:fldCharType="begin"/>
            </w:r>
            <w:r>
              <w:rPr>
                <w:noProof/>
                <w:webHidden/>
              </w:rPr>
              <w:instrText xml:space="preserve"> PAGEREF _Toc94280942 \h </w:instrText>
            </w:r>
            <w:r>
              <w:rPr>
                <w:noProof/>
                <w:webHidden/>
              </w:rPr>
            </w:r>
          </w:ins>
          <w:r>
            <w:rPr>
              <w:noProof/>
              <w:webHidden/>
            </w:rPr>
            <w:fldChar w:fldCharType="separate"/>
          </w:r>
          <w:ins w:id="41" w:author="Microsoft Office User" w:date="2022-01-28T16:48:00Z">
            <w:r>
              <w:rPr>
                <w:noProof/>
                <w:webHidden/>
              </w:rPr>
              <w:t>- 16 -</w:t>
            </w:r>
            <w:r>
              <w:rPr>
                <w:noProof/>
                <w:webHidden/>
              </w:rPr>
              <w:fldChar w:fldCharType="end"/>
            </w:r>
            <w:r w:rsidRPr="00870893">
              <w:rPr>
                <w:rStyle w:val="Hyperlink"/>
                <w:noProof/>
              </w:rPr>
              <w:fldChar w:fldCharType="end"/>
            </w:r>
          </w:ins>
        </w:p>
        <w:p w14:paraId="42ACD613" w14:textId="02C1A302" w:rsidR="00FC42AD" w:rsidDel="00506A77" w:rsidRDefault="00FC42AD" w:rsidP="00506A77">
          <w:pPr>
            <w:pStyle w:val="TOC1"/>
            <w:rPr>
              <w:del w:id="42" w:author="Microsoft Office User" w:date="2022-01-28T16:48:00Z"/>
              <w:rFonts w:eastAsiaTheme="minorEastAsia" w:cstheme="minorBidi"/>
              <w:noProof/>
            </w:rPr>
            <w:pPrChange w:id="43" w:author="Microsoft Office User" w:date="2022-01-28T16:48:00Z">
              <w:pPr>
                <w:pStyle w:val="TOC1"/>
                <w:spacing w:line="360" w:lineRule="auto"/>
              </w:pPr>
            </w:pPrChange>
          </w:pPr>
          <w:del w:id="44" w:author="Microsoft Office User" w:date="2022-01-28T16:48:00Z">
            <w:r w:rsidRPr="00506A77" w:rsidDel="00506A77">
              <w:rPr>
                <w:noProof/>
                <w:rPrChange w:id="45" w:author="Microsoft Office User" w:date="2022-01-28T16:48:00Z">
                  <w:rPr>
                    <w:rStyle w:val="Hyperlink"/>
                    <w:noProof/>
                  </w:rPr>
                </w:rPrChange>
              </w:rPr>
              <w:delText>Description</w:delText>
            </w:r>
            <w:r w:rsidDel="00506A77">
              <w:rPr>
                <w:noProof/>
                <w:webHidden/>
              </w:rPr>
              <w:tab/>
              <w:delText>- 1 -</w:delText>
            </w:r>
          </w:del>
        </w:p>
        <w:p w14:paraId="7B9D796E" w14:textId="0880AD87" w:rsidR="00FC42AD" w:rsidDel="00506A77" w:rsidRDefault="00FC42AD" w:rsidP="00506A77">
          <w:pPr>
            <w:pStyle w:val="TOC1"/>
            <w:rPr>
              <w:del w:id="46" w:author="Microsoft Office User" w:date="2022-01-28T16:48:00Z"/>
              <w:rFonts w:eastAsiaTheme="minorEastAsia" w:cstheme="minorBidi"/>
              <w:noProof/>
            </w:rPr>
            <w:pPrChange w:id="47" w:author="Microsoft Office User" w:date="2022-01-28T16:48:00Z">
              <w:pPr>
                <w:pStyle w:val="TOC1"/>
                <w:spacing w:line="360" w:lineRule="auto"/>
              </w:pPr>
            </w:pPrChange>
          </w:pPr>
          <w:del w:id="48" w:author="Microsoft Office User" w:date="2022-01-28T16:48:00Z">
            <w:r w:rsidRPr="00506A77" w:rsidDel="00506A77">
              <w:rPr>
                <w:noProof/>
                <w:rPrChange w:id="49" w:author="Microsoft Office User" w:date="2022-01-28T16:48:00Z">
                  <w:rPr>
                    <w:rStyle w:val="Hyperlink"/>
                    <w:noProof/>
                  </w:rPr>
                </w:rPrChange>
              </w:rPr>
              <w:delText>Installation</w:delText>
            </w:r>
            <w:r w:rsidDel="00506A77">
              <w:rPr>
                <w:noProof/>
                <w:webHidden/>
              </w:rPr>
              <w:tab/>
              <w:delText>- 2 -</w:delText>
            </w:r>
          </w:del>
        </w:p>
        <w:p w14:paraId="63486BB1" w14:textId="24F80D02" w:rsidR="00FC42AD" w:rsidDel="00506A77" w:rsidRDefault="00FC42AD" w:rsidP="00506A77">
          <w:pPr>
            <w:pStyle w:val="TOC2"/>
            <w:spacing w:line="360" w:lineRule="auto"/>
            <w:rPr>
              <w:del w:id="50" w:author="Microsoft Office User" w:date="2022-01-28T16:48:00Z"/>
              <w:rFonts w:eastAsiaTheme="minorEastAsia" w:cstheme="minorBidi"/>
              <w:b w:val="0"/>
              <w:bCs w:val="0"/>
              <w:noProof/>
            </w:rPr>
            <w:pPrChange w:id="51" w:author="Microsoft Office User" w:date="2022-01-28T16:48:00Z">
              <w:pPr>
                <w:pStyle w:val="TOC2"/>
                <w:spacing w:line="360" w:lineRule="auto"/>
              </w:pPr>
            </w:pPrChange>
          </w:pPr>
          <w:del w:id="52" w:author="Microsoft Office User" w:date="2022-01-28T16:48:00Z">
            <w:r w:rsidRPr="00506A77" w:rsidDel="00506A77">
              <w:rPr>
                <w:noProof/>
                <w:rPrChange w:id="53" w:author="Microsoft Office User" w:date="2022-01-28T16:48:00Z">
                  <w:rPr>
                    <w:rStyle w:val="Hyperlink"/>
                    <w:noProof/>
                  </w:rPr>
                </w:rPrChange>
              </w:rPr>
              <w:delText>Windows</w:delText>
            </w:r>
            <w:r w:rsidDel="00506A77">
              <w:rPr>
                <w:noProof/>
                <w:webHidden/>
              </w:rPr>
              <w:tab/>
              <w:delText>- 2 -</w:delText>
            </w:r>
          </w:del>
        </w:p>
        <w:p w14:paraId="6C585385" w14:textId="4BD6730B" w:rsidR="00FC42AD" w:rsidDel="00506A77" w:rsidRDefault="00FC42AD" w:rsidP="00506A77">
          <w:pPr>
            <w:pStyle w:val="TOC2"/>
            <w:spacing w:line="360" w:lineRule="auto"/>
            <w:rPr>
              <w:del w:id="54" w:author="Microsoft Office User" w:date="2022-01-28T16:48:00Z"/>
              <w:rFonts w:eastAsiaTheme="minorEastAsia" w:cstheme="minorBidi"/>
              <w:b w:val="0"/>
              <w:bCs w:val="0"/>
              <w:noProof/>
            </w:rPr>
            <w:pPrChange w:id="55" w:author="Microsoft Office User" w:date="2022-01-28T16:48:00Z">
              <w:pPr>
                <w:pStyle w:val="TOC2"/>
                <w:spacing w:line="360" w:lineRule="auto"/>
              </w:pPr>
            </w:pPrChange>
          </w:pPr>
          <w:del w:id="56" w:author="Microsoft Office User" w:date="2022-01-28T16:48:00Z">
            <w:r w:rsidRPr="00506A77" w:rsidDel="00506A77">
              <w:rPr>
                <w:noProof/>
                <w:rPrChange w:id="57" w:author="Microsoft Office User" w:date="2022-01-28T16:48:00Z">
                  <w:rPr>
                    <w:rStyle w:val="Hyperlink"/>
                    <w:noProof/>
                  </w:rPr>
                </w:rPrChange>
              </w:rPr>
              <w:delText>MacOS</w:delText>
            </w:r>
            <w:r w:rsidDel="00506A77">
              <w:rPr>
                <w:noProof/>
                <w:webHidden/>
              </w:rPr>
              <w:tab/>
              <w:delText>- 3 -</w:delText>
            </w:r>
          </w:del>
        </w:p>
        <w:p w14:paraId="1388F694" w14:textId="43D5642D" w:rsidR="00FC42AD" w:rsidDel="00506A77" w:rsidRDefault="00FC42AD" w:rsidP="00506A77">
          <w:pPr>
            <w:pStyle w:val="TOC1"/>
            <w:rPr>
              <w:del w:id="58" w:author="Microsoft Office User" w:date="2022-01-28T16:48:00Z"/>
              <w:rFonts w:eastAsiaTheme="minorEastAsia" w:cstheme="minorBidi"/>
              <w:noProof/>
            </w:rPr>
            <w:pPrChange w:id="59" w:author="Microsoft Office User" w:date="2022-01-28T16:48:00Z">
              <w:pPr>
                <w:pStyle w:val="TOC1"/>
                <w:spacing w:line="360" w:lineRule="auto"/>
              </w:pPr>
            </w:pPrChange>
          </w:pPr>
          <w:del w:id="60" w:author="Microsoft Office User" w:date="2022-01-28T16:48:00Z">
            <w:r w:rsidRPr="00506A77" w:rsidDel="00506A77">
              <w:rPr>
                <w:noProof/>
                <w:rPrChange w:id="61" w:author="Microsoft Office User" w:date="2022-01-28T16:48:00Z">
                  <w:rPr>
                    <w:rStyle w:val="Hyperlink"/>
                    <w:noProof/>
                  </w:rPr>
                </w:rPrChange>
              </w:rPr>
              <w:delText>How to use AlphaViz</w:delText>
            </w:r>
            <w:r w:rsidDel="00506A77">
              <w:rPr>
                <w:noProof/>
                <w:webHidden/>
              </w:rPr>
              <w:tab/>
              <w:delText>- 6 -</w:delText>
            </w:r>
          </w:del>
        </w:p>
        <w:p w14:paraId="0868368E" w14:textId="7D81C5B9" w:rsidR="00FC42AD" w:rsidDel="00506A77" w:rsidRDefault="00FC42AD" w:rsidP="00506A77">
          <w:pPr>
            <w:pStyle w:val="TOC2"/>
            <w:spacing w:line="360" w:lineRule="auto"/>
            <w:rPr>
              <w:del w:id="62" w:author="Microsoft Office User" w:date="2022-01-28T16:48:00Z"/>
              <w:rFonts w:eastAsiaTheme="minorEastAsia" w:cstheme="minorBidi"/>
              <w:b w:val="0"/>
              <w:bCs w:val="0"/>
              <w:noProof/>
            </w:rPr>
            <w:pPrChange w:id="63" w:author="Microsoft Office User" w:date="2022-01-28T16:48:00Z">
              <w:pPr>
                <w:pStyle w:val="TOC2"/>
                <w:spacing w:line="360" w:lineRule="auto"/>
              </w:pPr>
            </w:pPrChange>
          </w:pPr>
          <w:del w:id="64" w:author="Microsoft Office User" w:date="2022-01-28T16:48:00Z">
            <w:r w:rsidRPr="00506A77" w:rsidDel="00506A77">
              <w:rPr>
                <w:noProof/>
                <w:lang w:val="en-US"/>
                <w:rPrChange w:id="65" w:author="Microsoft Office User" w:date="2022-01-28T16:48:00Z">
                  <w:rPr>
                    <w:rStyle w:val="Hyperlink"/>
                    <w:noProof/>
                    <w:lang w:val="en-US"/>
                  </w:rPr>
                </w:rPrChange>
              </w:rPr>
              <w:delText>Data import</w:delText>
            </w:r>
            <w:r w:rsidDel="00506A77">
              <w:rPr>
                <w:noProof/>
                <w:webHidden/>
              </w:rPr>
              <w:tab/>
              <w:delText>- 6 -</w:delText>
            </w:r>
          </w:del>
        </w:p>
        <w:p w14:paraId="21018E33" w14:textId="7E0C4AB1" w:rsidR="00FC42AD" w:rsidDel="00506A77" w:rsidRDefault="00FC42AD" w:rsidP="00506A77">
          <w:pPr>
            <w:pStyle w:val="TOC2"/>
            <w:spacing w:line="360" w:lineRule="auto"/>
            <w:rPr>
              <w:del w:id="66" w:author="Microsoft Office User" w:date="2022-01-28T16:48:00Z"/>
              <w:rFonts w:eastAsiaTheme="minorEastAsia" w:cstheme="minorBidi"/>
              <w:b w:val="0"/>
              <w:bCs w:val="0"/>
              <w:noProof/>
            </w:rPr>
            <w:pPrChange w:id="67" w:author="Microsoft Office User" w:date="2022-01-28T16:48:00Z">
              <w:pPr>
                <w:pStyle w:val="TOC2"/>
                <w:spacing w:line="360" w:lineRule="auto"/>
              </w:pPr>
            </w:pPrChange>
          </w:pPr>
          <w:del w:id="68" w:author="Microsoft Office User" w:date="2022-01-28T16:48:00Z">
            <w:r w:rsidRPr="00506A77" w:rsidDel="00506A77">
              <w:rPr>
                <w:noProof/>
                <w:lang w:val="en-US"/>
                <w:rPrChange w:id="69" w:author="Microsoft Office User" w:date="2022-01-28T16:48:00Z">
                  <w:rPr>
                    <w:rStyle w:val="Hyperlink"/>
                    <w:noProof/>
                    <w:lang w:val="en-US"/>
                  </w:rPr>
                </w:rPrChange>
              </w:rPr>
              <w:delText>Options</w:delText>
            </w:r>
            <w:r w:rsidDel="00506A77">
              <w:rPr>
                <w:noProof/>
                <w:webHidden/>
              </w:rPr>
              <w:tab/>
              <w:delText>- 8 -</w:delText>
            </w:r>
          </w:del>
        </w:p>
        <w:p w14:paraId="53B8FF3C" w14:textId="66500251" w:rsidR="00FC42AD" w:rsidDel="00506A77" w:rsidRDefault="00FC42AD" w:rsidP="00506A77">
          <w:pPr>
            <w:pStyle w:val="TOC2"/>
            <w:spacing w:line="360" w:lineRule="auto"/>
            <w:rPr>
              <w:del w:id="70" w:author="Microsoft Office User" w:date="2022-01-28T16:48:00Z"/>
              <w:rFonts w:eastAsiaTheme="minorEastAsia" w:cstheme="minorBidi"/>
              <w:b w:val="0"/>
              <w:bCs w:val="0"/>
              <w:noProof/>
            </w:rPr>
            <w:pPrChange w:id="71" w:author="Microsoft Office User" w:date="2022-01-28T16:48:00Z">
              <w:pPr>
                <w:pStyle w:val="TOC2"/>
                <w:spacing w:line="360" w:lineRule="auto"/>
              </w:pPr>
            </w:pPrChange>
          </w:pPr>
          <w:del w:id="72" w:author="Microsoft Office User" w:date="2022-01-28T16:48:00Z">
            <w:r w:rsidRPr="00506A77" w:rsidDel="00506A77">
              <w:rPr>
                <w:noProof/>
                <w:lang w:val="en-US"/>
                <w:rPrChange w:id="73" w:author="Microsoft Office User" w:date="2022-01-28T16:48:00Z">
                  <w:rPr>
                    <w:rStyle w:val="Hyperlink"/>
                    <w:noProof/>
                    <w:lang w:val="en-US"/>
                  </w:rPr>
                </w:rPrChange>
              </w:rPr>
              <w:delText>Data Visualization</w:delText>
            </w:r>
            <w:r w:rsidDel="00506A77">
              <w:rPr>
                <w:noProof/>
                <w:webHidden/>
              </w:rPr>
              <w:tab/>
              <w:delText>- 9 -</w:delText>
            </w:r>
          </w:del>
        </w:p>
        <w:p w14:paraId="7B249049" w14:textId="43FBE9B1" w:rsidR="00FC42AD" w:rsidDel="00506A77" w:rsidRDefault="00FC42AD" w:rsidP="00506A77">
          <w:pPr>
            <w:pStyle w:val="TOC3"/>
            <w:tabs>
              <w:tab w:val="left" w:pos="880"/>
              <w:tab w:val="right" w:leader="dot" w:pos="9406"/>
            </w:tabs>
            <w:spacing w:line="360" w:lineRule="auto"/>
            <w:rPr>
              <w:del w:id="74" w:author="Microsoft Office User" w:date="2022-01-28T16:48:00Z"/>
              <w:rFonts w:eastAsiaTheme="minorEastAsia" w:cstheme="minorBidi"/>
              <w:noProof/>
              <w:sz w:val="24"/>
              <w:szCs w:val="24"/>
            </w:rPr>
            <w:pPrChange w:id="75" w:author="Microsoft Office User" w:date="2022-01-28T16:48:00Z">
              <w:pPr>
                <w:pStyle w:val="TOC3"/>
                <w:tabs>
                  <w:tab w:val="left" w:pos="880"/>
                  <w:tab w:val="right" w:leader="dot" w:pos="9406"/>
                </w:tabs>
                <w:spacing w:line="360" w:lineRule="auto"/>
              </w:pPr>
            </w:pPrChange>
          </w:pPr>
          <w:del w:id="76" w:author="Microsoft Office User" w:date="2022-01-28T16:48:00Z">
            <w:r w:rsidRPr="00506A77" w:rsidDel="00506A77">
              <w:rPr>
                <w:rFonts w:eastAsia="Calibri"/>
                <w:noProof/>
                <w:lang w:val="en-US"/>
                <w:rPrChange w:id="77" w:author="Microsoft Office User" w:date="2022-01-28T16:48:00Z">
                  <w:rPr>
                    <w:rStyle w:val="Hyperlink"/>
                    <w:rFonts w:eastAsia="Calibri"/>
                    <w:noProof/>
                    <w:lang w:val="en-US"/>
                  </w:rPr>
                </w:rPrChange>
              </w:rPr>
              <w:delText>-</w:delText>
            </w:r>
            <w:r w:rsidDel="00506A77">
              <w:rPr>
                <w:rFonts w:eastAsiaTheme="minorEastAsia" w:cstheme="minorBidi"/>
                <w:noProof/>
                <w:sz w:val="24"/>
                <w:szCs w:val="24"/>
              </w:rPr>
              <w:tab/>
            </w:r>
            <w:r w:rsidRPr="00506A77" w:rsidDel="00506A77">
              <w:rPr>
                <w:rFonts w:eastAsia="Calibri"/>
                <w:noProof/>
                <w:lang w:val="en-US"/>
                <w:rPrChange w:id="78" w:author="Microsoft Office User" w:date="2022-01-28T16:48:00Z">
                  <w:rPr>
                    <w:rStyle w:val="Hyperlink"/>
                    <w:rFonts w:eastAsia="Calibri"/>
                    <w:noProof/>
                    <w:lang w:val="en-US"/>
                  </w:rPr>
                </w:rPrChange>
              </w:rPr>
              <w:delText>“Main View” tab</w:delText>
            </w:r>
            <w:r w:rsidDel="00506A77">
              <w:rPr>
                <w:noProof/>
                <w:webHidden/>
              </w:rPr>
              <w:tab/>
              <w:delText>- 9 -</w:delText>
            </w:r>
          </w:del>
        </w:p>
        <w:p w14:paraId="44C04B83" w14:textId="2A672BA9" w:rsidR="00FC42AD" w:rsidDel="00506A77" w:rsidRDefault="00FC42AD" w:rsidP="00506A77">
          <w:pPr>
            <w:pStyle w:val="TOC3"/>
            <w:tabs>
              <w:tab w:val="left" w:pos="880"/>
              <w:tab w:val="right" w:leader="dot" w:pos="9406"/>
            </w:tabs>
            <w:spacing w:line="360" w:lineRule="auto"/>
            <w:rPr>
              <w:del w:id="79" w:author="Microsoft Office User" w:date="2022-01-28T16:48:00Z"/>
              <w:rFonts w:eastAsiaTheme="minorEastAsia" w:cstheme="minorBidi"/>
              <w:noProof/>
              <w:sz w:val="24"/>
              <w:szCs w:val="24"/>
            </w:rPr>
            <w:pPrChange w:id="80" w:author="Microsoft Office User" w:date="2022-01-28T16:48:00Z">
              <w:pPr>
                <w:pStyle w:val="TOC3"/>
                <w:tabs>
                  <w:tab w:val="left" w:pos="880"/>
                  <w:tab w:val="right" w:leader="dot" w:pos="9406"/>
                </w:tabs>
                <w:spacing w:line="360" w:lineRule="auto"/>
              </w:pPr>
            </w:pPrChange>
          </w:pPr>
          <w:del w:id="81" w:author="Microsoft Office User" w:date="2022-01-28T16:48:00Z">
            <w:r w:rsidRPr="00506A77" w:rsidDel="00506A77">
              <w:rPr>
                <w:rFonts w:eastAsia="Calibri"/>
                <w:noProof/>
                <w:lang w:val="en-US"/>
                <w:rPrChange w:id="82" w:author="Microsoft Office User" w:date="2022-01-28T16:48:00Z">
                  <w:rPr>
                    <w:rStyle w:val="Hyperlink"/>
                    <w:rFonts w:eastAsia="Calibri"/>
                    <w:noProof/>
                    <w:lang w:val="en-US"/>
                  </w:rPr>
                </w:rPrChange>
              </w:rPr>
              <w:delText>-</w:delText>
            </w:r>
            <w:r w:rsidDel="00506A77">
              <w:rPr>
                <w:rFonts w:eastAsiaTheme="minorEastAsia" w:cstheme="minorBidi"/>
                <w:noProof/>
                <w:sz w:val="24"/>
                <w:szCs w:val="24"/>
              </w:rPr>
              <w:tab/>
            </w:r>
            <w:r w:rsidRPr="00506A77" w:rsidDel="00506A77">
              <w:rPr>
                <w:rFonts w:eastAsia="Calibri"/>
                <w:noProof/>
                <w:lang w:val="en-US"/>
                <w:rPrChange w:id="83" w:author="Microsoft Office User" w:date="2022-01-28T16:48:00Z">
                  <w:rPr>
                    <w:rStyle w:val="Hyperlink"/>
                    <w:rFonts w:eastAsia="Calibri"/>
                    <w:noProof/>
                    <w:lang w:val="en-US"/>
                  </w:rPr>
                </w:rPrChange>
              </w:rPr>
              <w:delText>“Quality Control” tab</w:delText>
            </w:r>
            <w:r w:rsidDel="00506A77">
              <w:rPr>
                <w:noProof/>
                <w:webHidden/>
              </w:rPr>
              <w:tab/>
              <w:delText>- 14 -</w:delText>
            </w:r>
          </w:del>
        </w:p>
        <w:p w14:paraId="201DB855" w14:textId="0F804D15" w:rsidR="00FC42AD" w:rsidDel="00506A77" w:rsidRDefault="00FC42AD" w:rsidP="00506A77">
          <w:pPr>
            <w:pStyle w:val="TOC3"/>
            <w:tabs>
              <w:tab w:val="left" w:pos="880"/>
              <w:tab w:val="right" w:leader="dot" w:pos="9406"/>
            </w:tabs>
            <w:spacing w:line="360" w:lineRule="auto"/>
            <w:rPr>
              <w:del w:id="84" w:author="Microsoft Office User" w:date="2022-01-28T16:48:00Z"/>
              <w:rFonts w:eastAsiaTheme="minorEastAsia" w:cstheme="minorBidi"/>
              <w:noProof/>
              <w:sz w:val="24"/>
              <w:szCs w:val="24"/>
            </w:rPr>
            <w:pPrChange w:id="85" w:author="Microsoft Office User" w:date="2022-01-28T16:48:00Z">
              <w:pPr>
                <w:pStyle w:val="TOC3"/>
                <w:tabs>
                  <w:tab w:val="left" w:pos="880"/>
                  <w:tab w:val="right" w:leader="dot" w:pos="9406"/>
                </w:tabs>
                <w:spacing w:line="360" w:lineRule="auto"/>
              </w:pPr>
            </w:pPrChange>
          </w:pPr>
          <w:del w:id="86" w:author="Microsoft Office User" w:date="2022-01-28T16:48:00Z">
            <w:r w:rsidRPr="00506A77" w:rsidDel="00506A77">
              <w:rPr>
                <w:rFonts w:eastAsia="Calibri"/>
                <w:noProof/>
                <w:rPrChange w:id="87" w:author="Microsoft Office User" w:date="2022-01-28T16:48:00Z">
                  <w:rPr>
                    <w:rStyle w:val="Hyperlink"/>
                    <w:rFonts w:eastAsia="Calibri"/>
                    <w:noProof/>
                  </w:rPr>
                </w:rPrChange>
              </w:rPr>
              <w:delText>-</w:delText>
            </w:r>
            <w:r w:rsidDel="00506A77">
              <w:rPr>
                <w:rFonts w:eastAsiaTheme="minorEastAsia" w:cstheme="minorBidi"/>
                <w:noProof/>
                <w:sz w:val="24"/>
                <w:szCs w:val="24"/>
              </w:rPr>
              <w:tab/>
            </w:r>
            <w:r w:rsidRPr="00506A77" w:rsidDel="00506A77">
              <w:rPr>
                <w:rFonts w:eastAsia="Calibri"/>
                <w:noProof/>
                <w:lang w:val="en-US"/>
                <w:rPrChange w:id="88" w:author="Microsoft Office User" w:date="2022-01-28T16:48:00Z">
                  <w:rPr>
                    <w:rStyle w:val="Hyperlink"/>
                    <w:rFonts w:eastAsia="Calibri"/>
                    <w:noProof/>
                    <w:lang w:val="en-US"/>
                  </w:rPr>
                </w:rPrChange>
              </w:rPr>
              <w:delText>“Targeted Mode” tab</w:delText>
            </w:r>
            <w:r w:rsidDel="00506A77">
              <w:rPr>
                <w:noProof/>
                <w:webHidden/>
              </w:rPr>
              <w:tab/>
              <w:delText>- 15 -</w:delText>
            </w:r>
          </w:del>
        </w:p>
        <w:p w14:paraId="24D7367B" w14:textId="4D082AA3" w:rsidR="00C86C36" w:rsidRPr="00FC42AD" w:rsidRDefault="004C0525" w:rsidP="00506A77">
          <w:pPr>
            <w:spacing w:line="360" w:lineRule="auto"/>
            <w:rPr>
              <w:rFonts w:ascii="Arial" w:eastAsia="Arial" w:hAnsi="Arial" w:cs="Arial"/>
              <w:sz w:val="22"/>
              <w:szCs w:val="22"/>
            </w:rPr>
          </w:pPr>
          <w:r w:rsidRPr="00843194">
            <w:rPr>
              <w:rFonts w:asciiTheme="majorHAnsi" w:hAnsiTheme="majorHAnsi" w:cstheme="majorHAnsi"/>
              <w:bCs/>
              <w:noProof/>
            </w:rPr>
            <w:fldChar w:fldCharType="end"/>
          </w:r>
        </w:p>
      </w:sdtContent>
    </w:sdt>
    <w:p w14:paraId="6B142F5B" w14:textId="77777777" w:rsidR="000F2480" w:rsidRDefault="000F2480">
      <w:pPr>
        <w:spacing w:line="276" w:lineRule="auto"/>
        <w:rPr>
          <w:rFonts w:ascii="Calibri" w:eastAsia="Calibri" w:hAnsi="Calibri" w:cs="Calibri"/>
          <w:b/>
          <w:color w:val="045082"/>
          <w:sz w:val="40"/>
          <w:szCs w:val="40"/>
        </w:rPr>
      </w:pPr>
      <w:r>
        <w:br w:type="page"/>
      </w:r>
    </w:p>
    <w:p w14:paraId="677BE869" w14:textId="134C242B" w:rsidR="007D25F9" w:rsidRPr="004C0525" w:rsidRDefault="0050396F" w:rsidP="00060FCE">
      <w:pPr>
        <w:pStyle w:val="Heading1"/>
      </w:pPr>
      <w:bookmarkStart w:id="89" w:name="_Toc94280932"/>
      <w:r w:rsidRPr="004C0525">
        <w:lastRenderedPageBreak/>
        <w:t>Description</w:t>
      </w:r>
      <w:bookmarkEnd w:id="89"/>
    </w:p>
    <w:p w14:paraId="178FEA33" w14:textId="77777777" w:rsidR="007D25F9" w:rsidRDefault="0050396F">
      <w:pPr>
        <w:widowControl w:val="0"/>
        <w:spacing w:line="281" w:lineRule="auto"/>
        <w:ind w:left="8" w:hanging="6"/>
        <w:jc w:val="center"/>
        <w:rPr>
          <w:rFonts w:ascii="Calibri" w:eastAsia="Calibri" w:hAnsi="Calibri" w:cs="Calibri"/>
          <w:b/>
          <w:color w:val="045082"/>
          <w:sz w:val="40"/>
          <w:szCs w:val="40"/>
        </w:rPr>
      </w:pPr>
      <w:r>
        <w:rPr>
          <w:rFonts w:ascii="Calibri" w:eastAsia="Calibri" w:hAnsi="Calibri" w:cs="Calibri"/>
          <w:noProof/>
        </w:rPr>
        <mc:AlternateContent>
          <mc:Choice Requires="wpg">
            <w:drawing>
              <wp:inline distT="114300" distB="114300" distL="114300" distR="114300" wp14:anchorId="289FD6B5" wp14:editId="115B3F14">
                <wp:extent cx="1860605" cy="92296"/>
                <wp:effectExtent l="0" t="12700" r="31750" b="22225"/>
                <wp:docPr id="1" name="Group 1"/>
                <wp:cNvGraphicFramePr/>
                <a:graphic xmlns:a="http://schemas.openxmlformats.org/drawingml/2006/main">
                  <a:graphicData uri="http://schemas.microsoft.com/office/word/2010/wordprocessingGroup">
                    <wpg:wgp>
                      <wpg:cNvGrpSpPr/>
                      <wpg:grpSpPr>
                        <a:xfrm>
                          <a:off x="0" y="0"/>
                          <a:ext cx="1860605" cy="92296"/>
                          <a:chOff x="3442325" y="1396325"/>
                          <a:chExt cx="2928300" cy="84525"/>
                        </a:xfrm>
                      </wpg:grpSpPr>
                      <wps:wsp>
                        <wps:cNvPr id="2" name="Straight Arrow Connector 2"/>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3" name="Straight Arrow Connector 3"/>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w:pict>
              <v:group w14:anchorId="3B7D8DD0" id="Group 1" o:spid="_x0000_s1026" style="width:146.5pt;height:7.25pt;mso-position-horizontal-relative:char;mso-position-vertical-relative:line" coordorigin="34423,13963"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">
                <v:shape id="Straight Arrow Connector 2" o:spid="_x0000_s1027" type="#_x0000_t32" style="position:absolute;left:34423;top:13963;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" strokecolor="#045082" strokeweight="3pt"/>
                <v:shape id="Straight Arrow Connector 3" o:spid="_x0000_s1028" type="#_x0000_t32" style="position:absolute;left:34423;top:14808;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" strokecolor="#045082" strokeweight="3pt"/>
                <w10:anchorlock/>
              </v:group>
            </w:pict>
          </mc:Fallback>
        </mc:AlternateContent>
      </w:r>
    </w:p>
    <w:p w14:paraId="2F75D211" w14:textId="744BD9ED" w:rsidR="00504446" w:rsidRPr="006640B2" w:rsidRDefault="00504446" w:rsidP="006640B2">
      <w:pPr>
        <w:widowControl w:val="0"/>
        <w:spacing w:before="216" w:after="240" w:line="281" w:lineRule="auto"/>
        <w:jc w:val="both"/>
        <w:rPr>
          <w:rFonts w:ascii="Calibri" w:eastAsia="Calibri" w:hAnsi="Calibri" w:cs="Calibri"/>
        </w:rPr>
      </w:pPr>
      <w:r w:rsidRPr="006640B2">
        <w:rPr>
          <w:rFonts w:ascii="Calibri" w:eastAsia="Calibri" w:hAnsi="Calibri" w:cs="Calibri"/>
        </w:rPr>
        <w:t xml:space="preserve">Software tools such as </w:t>
      </w:r>
      <w:commentRangeStart w:id="90"/>
      <w:commentRangeStart w:id="91"/>
      <w:r w:rsidRPr="006640B2">
        <w:rPr>
          <w:rFonts w:ascii="Calibri" w:eastAsia="Calibri" w:hAnsi="Calibri" w:cs="Calibri"/>
        </w:rPr>
        <w:t xml:space="preserve">MaxQuant or DIA-NN </w:t>
      </w:r>
      <w:commentRangeEnd w:id="90"/>
      <w:r w:rsidR="000F2480">
        <w:rPr>
          <w:rStyle w:val="CommentReference"/>
        </w:rPr>
        <w:commentReference w:id="90"/>
      </w:r>
      <w:commentRangeEnd w:id="91"/>
      <w:r w:rsidR="00637483">
        <w:rPr>
          <w:rStyle w:val="CommentReference"/>
        </w:rPr>
        <w:commentReference w:id="91"/>
      </w:r>
      <w:r w:rsidRPr="006640B2">
        <w:rPr>
          <w:rFonts w:ascii="Calibri" w:eastAsia="Calibri" w:hAnsi="Calibri" w:cs="Calibri"/>
        </w:rPr>
        <w:t>identify and quantify high amounts of proteins</w:t>
      </w:r>
      <w:r w:rsidR="000F2480">
        <w:rPr>
          <w:rFonts w:ascii="Calibri" w:eastAsia="Calibri" w:hAnsi="Calibri" w:cs="Calibri"/>
          <w:lang w:val="en-US"/>
        </w:rPr>
        <w:t xml:space="preserve"> and peptides</w:t>
      </w:r>
      <w:r w:rsidRPr="006640B2">
        <w:rPr>
          <w:rFonts w:ascii="Calibri" w:eastAsia="Calibri" w:hAnsi="Calibri" w:cs="Calibri"/>
        </w:rPr>
        <w:t>. After downstream processing</w:t>
      </w:r>
      <w:r w:rsidR="000F2480">
        <w:rPr>
          <w:rFonts w:ascii="Calibri" w:eastAsia="Calibri" w:hAnsi="Calibri" w:cs="Calibri"/>
          <w:lang w:val="en-US"/>
        </w:rPr>
        <w:t>,</w:t>
      </w:r>
      <w:r w:rsidRPr="006640B2">
        <w:rPr>
          <w:rFonts w:ascii="Calibri" w:eastAsia="Calibri" w:hAnsi="Calibri" w:cs="Calibri"/>
        </w:rPr>
        <w:t xml:space="preserve"> </w:t>
      </w:r>
      <w:r w:rsidR="000F2480">
        <w:rPr>
          <w:rFonts w:ascii="Calibri" w:eastAsia="Calibri" w:hAnsi="Calibri" w:cs="Calibri"/>
          <w:lang w:val="en-US"/>
        </w:rPr>
        <w:t xml:space="preserve">for instance </w:t>
      </w:r>
      <w:r w:rsidRPr="006640B2">
        <w:rPr>
          <w:rFonts w:ascii="Calibri" w:eastAsia="Calibri" w:hAnsi="Calibri" w:cs="Calibri"/>
        </w:rPr>
        <w:t xml:space="preserve">in Perseus, MSstats or the Clinical Knowledge Graph, differentially expressed proteins </w:t>
      </w:r>
      <w:r w:rsidR="000F2480">
        <w:rPr>
          <w:rFonts w:ascii="Calibri" w:eastAsia="Calibri" w:hAnsi="Calibri" w:cs="Calibri"/>
          <w:lang w:val="en-US"/>
        </w:rPr>
        <w:t>are</w:t>
      </w:r>
      <w:r w:rsidR="000F2480" w:rsidRPr="006640B2">
        <w:rPr>
          <w:rFonts w:ascii="Calibri" w:eastAsia="Calibri" w:hAnsi="Calibri" w:cs="Calibri"/>
        </w:rPr>
        <w:t xml:space="preserve"> </w:t>
      </w:r>
      <w:r w:rsidRPr="006640B2">
        <w:rPr>
          <w:rFonts w:ascii="Calibri" w:eastAsia="Calibri" w:hAnsi="Calibri" w:cs="Calibri"/>
        </w:rPr>
        <w:t xml:space="preserve">possible candidates for biomarker discovery. </w:t>
      </w:r>
      <w:r w:rsidR="000F2480">
        <w:rPr>
          <w:rFonts w:ascii="Calibri" w:eastAsia="Calibri" w:hAnsi="Calibri" w:cs="Calibri"/>
          <w:lang w:val="en-US"/>
        </w:rPr>
        <w:t xml:space="preserve">Instead of rushing into conclusions, </w:t>
      </w:r>
      <w:r w:rsidRPr="006640B2">
        <w:rPr>
          <w:rFonts w:ascii="Calibri" w:eastAsia="Calibri" w:hAnsi="Calibri" w:cs="Calibri"/>
        </w:rPr>
        <w:t xml:space="preserve">AlphaViz </w:t>
      </w:r>
      <w:r w:rsidR="000F2480">
        <w:rPr>
          <w:rFonts w:ascii="Calibri" w:eastAsia="Calibri" w:hAnsi="Calibri" w:cs="Calibri"/>
          <w:lang w:val="en-US"/>
        </w:rPr>
        <w:t>allows</w:t>
      </w:r>
      <w:r w:rsidRPr="006640B2">
        <w:rPr>
          <w:rFonts w:ascii="Calibri" w:eastAsia="Calibri" w:hAnsi="Calibri" w:cs="Calibri"/>
        </w:rPr>
        <w:t xml:space="preserve"> to link these identifications with the original </w:t>
      </w:r>
      <w:commentRangeStart w:id="92"/>
      <w:r w:rsidR="008511E7">
        <w:rPr>
          <w:rFonts w:ascii="Calibri" w:eastAsia="Calibri" w:hAnsi="Calibri" w:cs="Calibri"/>
          <w:lang w:val="en-US"/>
        </w:rPr>
        <w:t xml:space="preserve">unprocessed </w:t>
      </w:r>
      <w:r w:rsidR="008511E7" w:rsidRPr="008511E7">
        <w:rPr>
          <w:rFonts w:ascii="Calibri" w:eastAsia="Calibri" w:hAnsi="Calibri" w:cs="Calibri"/>
          <w:lang w:val="en-US"/>
        </w:rPr>
        <w:t>LC-TIMS-Q-TOF</w:t>
      </w:r>
      <w:r w:rsidR="008511E7" w:rsidRPr="006640B2">
        <w:rPr>
          <w:rFonts w:ascii="Calibri" w:eastAsia="Calibri" w:hAnsi="Calibri" w:cs="Calibri"/>
        </w:rPr>
        <w:t xml:space="preserve"> </w:t>
      </w:r>
      <w:r w:rsidRPr="006640B2">
        <w:rPr>
          <w:rFonts w:ascii="Calibri" w:eastAsia="Calibri" w:hAnsi="Calibri" w:cs="Calibri"/>
        </w:rPr>
        <w:t xml:space="preserve">data </w:t>
      </w:r>
      <w:commentRangeEnd w:id="92"/>
      <w:r w:rsidR="003E2F4C">
        <w:rPr>
          <w:rStyle w:val="CommentReference"/>
        </w:rPr>
        <w:commentReference w:id="92"/>
      </w:r>
      <w:r w:rsidRPr="006640B2">
        <w:rPr>
          <w:rFonts w:ascii="Calibri" w:eastAsia="Calibri" w:hAnsi="Calibri" w:cs="Calibri"/>
        </w:rPr>
        <w:t>and easily assess their individual quality or the overall quality whole samples.</w:t>
      </w:r>
    </w:p>
    <w:p w14:paraId="11B48293" w14:textId="2B879CA2" w:rsidR="007D25F9" w:rsidRDefault="0050396F" w:rsidP="00060FCE">
      <w:pPr>
        <w:pStyle w:val="Heading1"/>
      </w:pPr>
      <w:bookmarkStart w:id="93" w:name="_Toc94280933"/>
      <w:r>
        <w:t>Inst</w:t>
      </w:r>
      <w:r w:rsidRPr="00292F47">
        <w:t>allatio</w:t>
      </w:r>
      <w:r>
        <w:t>n</w:t>
      </w:r>
      <w:bookmarkEnd w:id="93"/>
    </w:p>
    <w:p w14:paraId="11168BB0" w14:textId="34D29A9C" w:rsidR="00292F47" w:rsidRDefault="0050396F" w:rsidP="00292F47">
      <w:pPr>
        <w:widowControl w:val="0"/>
        <w:spacing w:after="240" w:line="281" w:lineRule="auto"/>
        <w:ind w:left="8" w:hanging="6"/>
        <w:jc w:val="center"/>
        <w:rPr>
          <w:rFonts w:ascii="Calibri" w:eastAsia="Calibri" w:hAnsi="Calibri" w:cs="Calibri"/>
          <w:b/>
          <w:color w:val="045082"/>
          <w:sz w:val="40"/>
          <w:szCs w:val="40"/>
        </w:rPr>
      </w:pPr>
      <w:r>
        <w:rPr>
          <w:rFonts w:ascii="Calibri" w:eastAsia="Calibri" w:hAnsi="Calibri" w:cs="Calibri"/>
          <w:noProof/>
        </w:rPr>
        <mc:AlternateContent>
          <mc:Choice Requires="wpg">
            <w:drawing>
              <wp:inline distT="114300" distB="114300" distL="114300" distR="114300" wp14:anchorId="72F1CF61" wp14:editId="748F8C13">
                <wp:extent cx="1876508" cy="84041"/>
                <wp:effectExtent l="0" t="12700" r="28575" b="30480"/>
                <wp:docPr id="4" name="Group 4"/>
                <wp:cNvGraphicFramePr/>
                <a:graphic xmlns:a="http://schemas.openxmlformats.org/drawingml/2006/main">
                  <a:graphicData uri="http://schemas.microsoft.com/office/word/2010/wordprocessingGroup">
                    <wpg:wgp>
                      <wpg:cNvGrpSpPr/>
                      <wpg:grpSpPr>
                        <a:xfrm>
                          <a:off x="0" y="0"/>
                          <a:ext cx="1876508" cy="84041"/>
                          <a:chOff x="3442325" y="1396325"/>
                          <a:chExt cx="2928300" cy="84525"/>
                        </a:xfrm>
                      </wpg:grpSpPr>
                      <wps:wsp>
                        <wps:cNvPr id="5" name="Straight Arrow Connector 5"/>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6" name="Straight Arrow Connector 6"/>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w:pict>
              <v:group w14:anchorId="66E4659D" id="Group 4" o:spid="_x0000_s1026" style="width:147.75pt;height:6.6pt;mso-position-horizontal-relative:char;mso-position-vertical-relative:line" coordorigin="34423,13963"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">
                <v:shape id="Straight Arrow Connector 5" o:spid="_x0000_s1027" type="#_x0000_t32" style="position:absolute;left:34423;top:13963;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" strokecolor="#045082" strokeweight="3pt"/>
                <v:shape id="Straight Arrow Connector 6" o:spid="_x0000_s1028" type="#_x0000_t32" style="position:absolute;left:34423;top:14808;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" strokecolor="#045082" strokeweight="3pt"/>
                <w10:anchorlock/>
              </v:group>
            </w:pict>
          </mc:Fallback>
        </mc:AlternateContent>
      </w:r>
    </w:p>
    <w:p w14:paraId="4C3C3018" w14:textId="6717DC4F" w:rsidR="00C15B99" w:rsidRDefault="00292F47" w:rsidP="00C15B99">
      <w:pPr>
        <w:pStyle w:val="Heading2"/>
      </w:pPr>
      <w:bookmarkStart w:id="94" w:name="_Toc94280934"/>
      <w:r w:rsidRPr="004C0525">
        <w:t>Windows</w:t>
      </w:r>
      <w:bookmarkEnd w:id="94"/>
      <w:r w:rsidRPr="00292F47">
        <w:t xml:space="preserve"> </w:t>
      </w:r>
    </w:p>
    <w:p w14:paraId="196B9EF0" w14:textId="1D6B685F" w:rsidR="00C15B99" w:rsidRDefault="00C15B99" w:rsidP="00C15B99"/>
    <w:p w14:paraId="786DFD82" w14:textId="4E522E6A" w:rsidR="00C15B99" w:rsidRPr="003D39BB" w:rsidRDefault="00C15B99" w:rsidP="003D39BB">
      <w:pPr>
        <w:spacing w:line="281" w:lineRule="auto"/>
        <w:ind w:left="720"/>
        <w:jc w:val="both"/>
        <w:rPr>
          <w:rFonts w:asciiTheme="majorHAnsi" w:hAnsiTheme="majorHAnsi" w:cstheme="majorHAnsi"/>
        </w:rPr>
      </w:pPr>
      <w:r w:rsidRPr="00D722B1">
        <w:rPr>
          <w:rFonts w:asciiTheme="majorHAnsi" w:eastAsia="Calibri" w:hAnsiTheme="majorHAnsi" w:cstheme="majorHAnsi"/>
          <w:b/>
          <w:u w:val="single"/>
        </w:rPr>
        <w:t>Prerequisites:</w:t>
      </w:r>
      <w:r w:rsidRPr="00D722B1">
        <w:rPr>
          <w:rFonts w:asciiTheme="majorHAnsi" w:eastAsia="Calibri" w:hAnsiTheme="majorHAnsi" w:cstheme="majorHAnsi"/>
          <w:b/>
        </w:rPr>
        <w:t xml:space="preserve"> Windows 10 </w:t>
      </w:r>
      <w:r w:rsidRPr="00D722B1">
        <w:rPr>
          <w:rFonts w:asciiTheme="majorHAnsi" w:eastAsia="Calibri" w:hAnsiTheme="majorHAnsi" w:cstheme="majorHAnsi"/>
        </w:rPr>
        <w:t>(a</w:t>
      </w:r>
      <w:r w:rsidRPr="00D722B1">
        <w:rPr>
          <w:rFonts w:asciiTheme="majorHAnsi" w:hAnsiTheme="majorHAnsi" w:cstheme="majorHAnsi"/>
          <w:shd w:val="clear" w:color="auto" w:fill="FFFFFF"/>
        </w:rPr>
        <w:t xml:space="preserve"> system update might be necessary in case older versions do not work</w:t>
      </w:r>
      <w:r w:rsidR="00E724A0" w:rsidRPr="00D722B1">
        <w:rPr>
          <w:rFonts w:asciiTheme="majorHAnsi" w:hAnsiTheme="majorHAnsi" w:cstheme="majorHAnsi"/>
          <w:shd w:val="clear" w:color="auto" w:fill="FFFFFF"/>
        </w:rPr>
        <w:t>)</w:t>
      </w:r>
      <w:r w:rsidR="0003518B">
        <w:rPr>
          <w:rFonts w:asciiTheme="majorHAnsi" w:hAnsiTheme="majorHAnsi" w:cstheme="majorHAnsi"/>
          <w:shd w:val="clear" w:color="auto" w:fill="FFFFFF"/>
          <w:lang w:val="en-US"/>
        </w:rPr>
        <w:t>.</w:t>
      </w:r>
      <w:r w:rsidR="008511E7">
        <w:rPr>
          <w:rFonts w:asciiTheme="majorHAnsi" w:hAnsiTheme="majorHAnsi" w:cstheme="majorHAnsi"/>
          <w:shd w:val="clear" w:color="auto" w:fill="FFFFFF"/>
          <w:lang w:val="en-US"/>
        </w:rPr>
        <w:t xml:space="preserve"> </w:t>
      </w:r>
      <w:r w:rsidR="008511E7" w:rsidRPr="008511E7">
        <w:rPr>
          <w:rFonts w:asciiTheme="majorHAnsi" w:hAnsiTheme="majorHAnsi" w:cstheme="majorHAnsi"/>
          <w:shd w:val="clear" w:color="auto" w:fill="FFFFFF"/>
          <w:lang w:val="en-US"/>
        </w:rPr>
        <w:t xml:space="preserve">If you install </w:t>
      </w:r>
      <w:proofErr w:type="spellStart"/>
      <w:r w:rsidR="008511E7" w:rsidRPr="008511E7">
        <w:rPr>
          <w:rFonts w:asciiTheme="majorHAnsi" w:hAnsiTheme="majorHAnsi" w:cstheme="majorHAnsi"/>
          <w:shd w:val="clear" w:color="auto" w:fill="FFFFFF"/>
          <w:lang w:val="en-US"/>
        </w:rPr>
        <w:t>AlphaViz</w:t>
      </w:r>
      <w:proofErr w:type="spellEnd"/>
      <w:r w:rsidR="008511E7" w:rsidRPr="008511E7">
        <w:rPr>
          <w:rFonts w:asciiTheme="majorHAnsi" w:hAnsiTheme="majorHAnsi" w:cstheme="majorHAnsi"/>
          <w:shd w:val="clear" w:color="auto" w:fill="FFFFFF"/>
          <w:lang w:val="en-US"/>
        </w:rPr>
        <w:t xml:space="preserve"> for all users, you might need admin privileges to run it (right-click on the </w:t>
      </w:r>
      <w:proofErr w:type="spellStart"/>
      <w:r w:rsidR="008511E7" w:rsidRPr="008511E7">
        <w:rPr>
          <w:rFonts w:asciiTheme="majorHAnsi" w:hAnsiTheme="majorHAnsi" w:cstheme="majorHAnsi"/>
          <w:shd w:val="clear" w:color="auto" w:fill="FFFFFF"/>
          <w:lang w:val="en-US"/>
        </w:rPr>
        <w:t>AlphaViz</w:t>
      </w:r>
      <w:proofErr w:type="spellEnd"/>
      <w:r w:rsidR="008511E7" w:rsidRPr="008511E7">
        <w:rPr>
          <w:rFonts w:asciiTheme="majorHAnsi" w:hAnsiTheme="majorHAnsi" w:cstheme="majorHAnsi"/>
          <w:shd w:val="clear" w:color="auto" w:fill="FFFFFF"/>
          <w:lang w:val="en-US"/>
        </w:rPr>
        <w:t xml:space="preserve"> logo on your desktop and select "Run as administrator").</w:t>
      </w:r>
    </w:p>
    <w:p w14:paraId="469F1957" w14:textId="0CF0636F" w:rsidR="00C15B99" w:rsidRPr="00D722B1" w:rsidRDefault="00C15B99" w:rsidP="000B5D40">
      <w:pPr>
        <w:pStyle w:val="ListParagraph"/>
        <w:widowControl w:val="0"/>
        <w:spacing w:before="216" w:line="281" w:lineRule="auto"/>
        <w:ind w:left="722"/>
        <w:jc w:val="both"/>
        <w:rPr>
          <w:rFonts w:asciiTheme="majorHAnsi" w:eastAsia="Calibri" w:hAnsiTheme="majorHAnsi" w:cstheme="majorHAnsi"/>
        </w:rPr>
      </w:pPr>
      <w:r w:rsidRPr="0003518B">
        <w:rPr>
          <w:rFonts w:asciiTheme="majorHAnsi" w:eastAsia="Calibri" w:hAnsiTheme="majorHAnsi" w:cstheme="majorHAnsi"/>
          <w:b/>
          <w:u w:val="single"/>
        </w:rPr>
        <w:t>Important:</w:t>
      </w:r>
      <w:r w:rsidRPr="00D722B1">
        <w:rPr>
          <w:rFonts w:asciiTheme="majorHAnsi" w:eastAsia="Calibri" w:hAnsiTheme="majorHAnsi" w:cstheme="majorHAnsi"/>
        </w:rPr>
        <w:t xml:space="preserve"> To prevent </w:t>
      </w:r>
      <w:commentRangeStart w:id="95"/>
      <w:r w:rsidRPr="00D722B1">
        <w:rPr>
          <w:rFonts w:asciiTheme="majorHAnsi" w:eastAsia="Calibri" w:hAnsiTheme="majorHAnsi" w:cstheme="majorHAnsi"/>
        </w:rPr>
        <w:t xml:space="preserve">installation errors </w:t>
      </w:r>
      <w:commentRangeEnd w:id="95"/>
      <w:r w:rsidR="00582E49">
        <w:rPr>
          <w:rStyle w:val="CommentReference"/>
        </w:rPr>
        <w:commentReference w:id="95"/>
      </w:r>
      <w:r w:rsidRPr="00D722B1">
        <w:rPr>
          <w:rFonts w:asciiTheme="majorHAnsi" w:eastAsia="Calibri" w:hAnsiTheme="majorHAnsi" w:cstheme="majorHAnsi"/>
        </w:rPr>
        <w:t xml:space="preserve">on Windows, we recommend uninstalling </w:t>
      </w:r>
      <w:r w:rsidR="003D5A26">
        <w:rPr>
          <w:rFonts w:asciiTheme="majorHAnsi" w:eastAsia="Calibri" w:hAnsiTheme="majorHAnsi" w:cstheme="majorHAnsi"/>
        </w:rPr>
        <w:t>any</w:t>
      </w:r>
      <w:r w:rsidRPr="00D722B1">
        <w:rPr>
          <w:rFonts w:asciiTheme="majorHAnsi" w:eastAsia="Calibri" w:hAnsiTheme="majorHAnsi" w:cstheme="majorHAnsi"/>
        </w:rPr>
        <w:t xml:space="preserve"> previous Alpha</w:t>
      </w:r>
      <w:r w:rsidR="00504446">
        <w:rPr>
          <w:rFonts w:asciiTheme="majorHAnsi" w:eastAsia="Calibri" w:hAnsiTheme="majorHAnsi" w:cstheme="majorHAnsi"/>
        </w:rPr>
        <w:t>Viz</w:t>
      </w:r>
      <w:r w:rsidRPr="00D722B1">
        <w:rPr>
          <w:rFonts w:asciiTheme="majorHAnsi" w:eastAsia="Calibri" w:hAnsiTheme="majorHAnsi" w:cstheme="majorHAnsi"/>
        </w:rPr>
        <w:t xml:space="preserve"> version before installing a new one.</w:t>
      </w:r>
    </w:p>
    <w:p w14:paraId="3C1E2F2A" w14:textId="77777777" w:rsidR="00C15B99" w:rsidRPr="00C15B99" w:rsidRDefault="00C15B99" w:rsidP="00C15B99">
      <w:pPr>
        <w:pStyle w:val="ListParagraph"/>
        <w:widowControl w:val="0"/>
        <w:spacing w:before="216" w:line="281" w:lineRule="auto"/>
        <w:ind w:left="722"/>
        <w:jc w:val="both"/>
        <w:rPr>
          <w:rFonts w:ascii="Calibri" w:eastAsia="Calibri" w:hAnsi="Calibri" w:cs="Calibri"/>
        </w:rPr>
      </w:pPr>
    </w:p>
    <w:p w14:paraId="2F058D64" w14:textId="1C898C1C" w:rsidR="00E16EB3" w:rsidRPr="00E16EB3" w:rsidRDefault="00292F47" w:rsidP="00C15B99">
      <w:pPr>
        <w:pStyle w:val="ListParagraph"/>
        <w:widowControl w:val="0"/>
        <w:numPr>
          <w:ilvl w:val="0"/>
          <w:numId w:val="5"/>
        </w:numPr>
        <w:spacing w:before="216" w:after="240" w:line="281" w:lineRule="auto"/>
        <w:jc w:val="both"/>
        <w:rPr>
          <w:rFonts w:ascii="Calibri" w:eastAsia="Calibri" w:hAnsi="Calibri" w:cs="Calibri"/>
          <w:b/>
          <w:color w:val="045082"/>
        </w:rPr>
      </w:pPr>
      <w:r>
        <w:rPr>
          <w:rFonts w:ascii="Calibri" w:eastAsia="Calibri" w:hAnsi="Calibri" w:cs="Calibri"/>
        </w:rPr>
        <w:t xml:space="preserve">Download </w:t>
      </w:r>
      <w:r w:rsidR="00D31676">
        <w:fldChar w:fldCharType="begin"/>
      </w:r>
      <w:r w:rsidR="00D31676">
        <w:instrText xml:space="preserve"> HYPERLINK "https://github.com/MannLabs/alphaviz/releases" </w:instrText>
      </w:r>
      <w:r w:rsidR="00D31676">
        <w:fldChar w:fldCharType="separate"/>
      </w:r>
      <w:r w:rsidRPr="00292F47">
        <w:rPr>
          <w:rStyle w:val="Hyperlink"/>
          <w:rFonts w:ascii="Calibri" w:eastAsia="Calibri" w:hAnsi="Calibri" w:cs="Calibri"/>
        </w:rPr>
        <w:t>the latest release</w:t>
      </w:r>
      <w:r w:rsidR="00D31676">
        <w:rPr>
          <w:rStyle w:val="Hyperlink"/>
          <w:rFonts w:ascii="Calibri" w:eastAsia="Calibri" w:hAnsi="Calibri" w:cs="Calibri"/>
        </w:rPr>
        <w:fldChar w:fldCharType="end"/>
      </w:r>
      <w:r>
        <w:rPr>
          <w:rFonts w:ascii="Calibri" w:eastAsia="Calibri" w:hAnsi="Calibri" w:cs="Calibri"/>
        </w:rPr>
        <w:t xml:space="preserve"> for Windows (alpha</w:t>
      </w:r>
      <w:r w:rsidR="00504446">
        <w:rPr>
          <w:rFonts w:ascii="Calibri" w:eastAsia="Calibri" w:hAnsi="Calibri" w:cs="Calibri"/>
        </w:rPr>
        <w:t>viz</w:t>
      </w:r>
      <w:r>
        <w:rPr>
          <w:rFonts w:ascii="Calibri" w:eastAsia="Calibri" w:hAnsi="Calibri" w:cs="Calibri"/>
        </w:rPr>
        <w:t>_</w:t>
      </w:r>
      <w:r w:rsidR="00504446">
        <w:rPr>
          <w:rFonts w:ascii="Calibri" w:eastAsia="Calibri" w:hAnsi="Calibri" w:cs="Calibri"/>
        </w:rPr>
        <w:t>gui_</w:t>
      </w:r>
      <w:r>
        <w:rPr>
          <w:rFonts w:ascii="Calibri" w:eastAsia="Calibri" w:hAnsi="Calibri" w:cs="Calibri"/>
        </w:rPr>
        <w:t>installer_windows.exe) from the GitHub repository and open the .exe file</w:t>
      </w:r>
      <w:r w:rsidR="00E16EB3">
        <w:rPr>
          <w:rFonts w:ascii="Calibri" w:eastAsia="Calibri" w:hAnsi="Calibri" w:cs="Calibri"/>
        </w:rPr>
        <w:t>.</w:t>
      </w:r>
    </w:p>
    <w:p w14:paraId="51DF3B55" w14:textId="4DDA12D6" w:rsidR="00E16EB3" w:rsidRPr="00E16EB3" w:rsidRDefault="00E16EB3" w:rsidP="00E03229">
      <w:pPr>
        <w:pStyle w:val="ListParagraph"/>
        <w:widowControl w:val="0"/>
        <w:numPr>
          <w:ilvl w:val="0"/>
          <w:numId w:val="5"/>
        </w:numPr>
        <w:spacing w:before="216" w:line="281" w:lineRule="auto"/>
        <w:jc w:val="both"/>
        <w:rPr>
          <w:rFonts w:ascii="Calibri" w:eastAsia="Calibri" w:hAnsi="Calibri" w:cs="Calibri"/>
          <w:b/>
          <w:color w:val="045082"/>
        </w:rPr>
      </w:pPr>
      <w:commentRangeStart w:id="96"/>
      <w:commentRangeStart w:id="97"/>
      <w:commentRangeStart w:id="98"/>
      <w:r>
        <w:rPr>
          <w:rFonts w:ascii="Calibri" w:eastAsia="Calibri" w:hAnsi="Calibri" w:cs="Calibri"/>
        </w:rPr>
        <w:t>In the “User Account Control”</w:t>
      </w:r>
      <w:r w:rsidR="001D6052">
        <w:rPr>
          <w:rFonts w:ascii="Calibri" w:eastAsia="Calibri" w:hAnsi="Calibri" w:cs="Calibri"/>
        </w:rPr>
        <w:t xml:space="preserve"> dialog </w:t>
      </w:r>
      <w:r>
        <w:rPr>
          <w:rFonts w:ascii="Calibri" w:eastAsia="Calibri" w:hAnsi="Calibri" w:cs="Calibri"/>
        </w:rPr>
        <w:t xml:space="preserve">asking about permission for the app to make changes to your device press </w:t>
      </w:r>
      <w:r w:rsidR="001D6052">
        <w:rPr>
          <w:rFonts w:ascii="Calibri" w:eastAsia="Calibri" w:hAnsi="Calibri" w:cs="Calibri"/>
        </w:rPr>
        <w:t xml:space="preserve">the </w:t>
      </w:r>
      <w:r>
        <w:rPr>
          <w:rFonts w:ascii="Calibri" w:eastAsia="Calibri" w:hAnsi="Calibri" w:cs="Calibri"/>
        </w:rPr>
        <w:t>“Yes” button.</w:t>
      </w:r>
      <w:commentRangeEnd w:id="96"/>
      <w:r w:rsidR="00154130">
        <w:rPr>
          <w:rStyle w:val="CommentReference"/>
        </w:rPr>
        <w:commentReference w:id="96"/>
      </w:r>
      <w:commentRangeEnd w:id="97"/>
      <w:r w:rsidR="008511E7">
        <w:rPr>
          <w:rStyle w:val="CommentReference"/>
        </w:rPr>
        <w:commentReference w:id="97"/>
      </w:r>
      <w:commentRangeEnd w:id="98"/>
      <w:r w:rsidR="008511E7">
        <w:rPr>
          <w:rStyle w:val="CommentReference"/>
        </w:rPr>
        <w:commentReference w:id="98"/>
      </w:r>
    </w:p>
    <w:p w14:paraId="04AFE658" w14:textId="3EA3DDDC" w:rsidR="00E16EB3" w:rsidRPr="00FD2FF9" w:rsidRDefault="00E16EB3" w:rsidP="00FD2FF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In the appear</w:t>
      </w:r>
      <w:r w:rsidR="00B75E83">
        <w:rPr>
          <w:rFonts w:ascii="Calibri" w:eastAsia="Calibri" w:hAnsi="Calibri" w:cs="Calibri"/>
        </w:rPr>
        <w:t>ing</w:t>
      </w:r>
      <w:r>
        <w:rPr>
          <w:rFonts w:ascii="Calibri" w:eastAsia="Calibri" w:hAnsi="Calibri" w:cs="Calibri"/>
        </w:rPr>
        <w:t xml:space="preserve"> “Setup – alpha</w:t>
      </w:r>
      <w:r w:rsidR="00504446">
        <w:rPr>
          <w:rFonts w:ascii="Calibri" w:eastAsia="Calibri" w:hAnsi="Calibri" w:cs="Calibri"/>
        </w:rPr>
        <w:t>viz</w:t>
      </w:r>
      <w:r>
        <w:rPr>
          <w:rFonts w:ascii="Calibri" w:eastAsia="Calibri" w:hAnsi="Calibri" w:cs="Calibri"/>
        </w:rPr>
        <w:t xml:space="preserve"> version X.X.X” dialog window </w:t>
      </w:r>
      <w:r w:rsidR="00154130">
        <w:rPr>
          <w:rFonts w:ascii="Calibri" w:eastAsia="Calibri" w:hAnsi="Calibri" w:cs="Calibri"/>
          <w:lang w:val="en-US"/>
        </w:rPr>
        <w:t xml:space="preserve">read and </w:t>
      </w:r>
      <w:r>
        <w:rPr>
          <w:rFonts w:ascii="Calibri" w:eastAsia="Calibri" w:hAnsi="Calibri" w:cs="Calibri"/>
        </w:rPr>
        <w:t xml:space="preserve">accept the License Agreement and </w:t>
      </w:r>
      <w:r w:rsidR="00CF67A8">
        <w:rPr>
          <w:rFonts w:ascii="Calibri" w:eastAsia="Calibri" w:hAnsi="Calibri" w:cs="Calibri"/>
        </w:rPr>
        <w:t>press</w:t>
      </w:r>
      <w:r>
        <w:rPr>
          <w:rFonts w:ascii="Calibri" w:eastAsia="Calibri" w:hAnsi="Calibri" w:cs="Calibri"/>
        </w:rPr>
        <w:t xml:space="preserve"> </w:t>
      </w:r>
      <w:r w:rsidR="001D6052">
        <w:rPr>
          <w:rFonts w:ascii="Calibri" w:eastAsia="Calibri" w:hAnsi="Calibri" w:cs="Calibri"/>
        </w:rPr>
        <w:t xml:space="preserve">the </w:t>
      </w:r>
      <w:r>
        <w:rPr>
          <w:rFonts w:ascii="Calibri" w:eastAsia="Calibri" w:hAnsi="Calibri" w:cs="Calibri"/>
        </w:rPr>
        <w:t>“Next” button.</w:t>
      </w:r>
    </w:p>
    <w:p w14:paraId="7CA726AF" w14:textId="1A5F2D3F" w:rsidR="00207699" w:rsidRPr="00FD2FF9" w:rsidRDefault="00E16EB3" w:rsidP="00FD2FF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Select the destination location for the installation of Alpha</w:t>
      </w:r>
      <w:r w:rsidR="00504446">
        <w:rPr>
          <w:rFonts w:ascii="Calibri" w:eastAsia="Calibri" w:hAnsi="Calibri" w:cs="Calibri"/>
        </w:rPr>
        <w:t>Viz</w:t>
      </w:r>
      <w:r>
        <w:rPr>
          <w:rFonts w:ascii="Calibri" w:eastAsia="Calibri" w:hAnsi="Calibri" w:cs="Calibri"/>
        </w:rPr>
        <w:t xml:space="preserve"> software (the size of the whole package is </w:t>
      </w:r>
      <w:r w:rsidR="00504446">
        <w:rPr>
          <w:rFonts w:ascii="Calibri" w:eastAsia="Calibri" w:hAnsi="Calibri" w:cs="Calibri"/>
        </w:rPr>
        <w:t xml:space="preserve">around </w:t>
      </w:r>
      <w:r w:rsidR="00504446" w:rsidRPr="00D748CF">
        <w:rPr>
          <w:rFonts w:ascii="Calibri" w:eastAsia="Calibri" w:hAnsi="Calibri" w:cs="Calibri"/>
        </w:rPr>
        <w:t>800</w:t>
      </w:r>
      <w:r>
        <w:rPr>
          <w:rFonts w:ascii="Calibri" w:eastAsia="Calibri" w:hAnsi="Calibri" w:cs="Calibri"/>
        </w:rPr>
        <w:t xml:space="preserve"> MB)</w:t>
      </w:r>
      <w:r w:rsidR="00CF67A8">
        <w:rPr>
          <w:rFonts w:ascii="Calibri" w:eastAsia="Calibri" w:hAnsi="Calibri" w:cs="Calibri"/>
        </w:rPr>
        <w:t xml:space="preserve"> and press </w:t>
      </w:r>
      <w:r w:rsidR="001D6052">
        <w:rPr>
          <w:rFonts w:ascii="Calibri" w:eastAsia="Calibri" w:hAnsi="Calibri" w:cs="Calibri"/>
        </w:rPr>
        <w:t xml:space="preserve">the </w:t>
      </w:r>
      <w:r w:rsidR="00CF67A8">
        <w:rPr>
          <w:rFonts w:ascii="Calibri" w:eastAsia="Calibri" w:hAnsi="Calibri" w:cs="Calibri"/>
        </w:rPr>
        <w:t>“Next” button.</w:t>
      </w:r>
    </w:p>
    <w:p w14:paraId="04973D84" w14:textId="2D8DF83F" w:rsidR="00CF67A8" w:rsidRPr="00FD2FF9" w:rsidRDefault="00CF67A8" w:rsidP="00FD2FF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 xml:space="preserve">In the next dialog window mark </w:t>
      </w:r>
      <w:r w:rsidR="001D6052">
        <w:rPr>
          <w:rFonts w:ascii="Calibri" w:eastAsia="Calibri" w:hAnsi="Calibri" w:cs="Calibri"/>
        </w:rPr>
        <w:t xml:space="preserve">the </w:t>
      </w:r>
      <w:r>
        <w:rPr>
          <w:rFonts w:ascii="Calibri" w:eastAsia="Calibri" w:hAnsi="Calibri" w:cs="Calibri"/>
        </w:rPr>
        <w:t xml:space="preserve">“Create a desktop shortcut” check box and press </w:t>
      </w:r>
      <w:r w:rsidR="001D6052">
        <w:rPr>
          <w:rFonts w:ascii="Calibri" w:eastAsia="Calibri" w:hAnsi="Calibri" w:cs="Calibri"/>
        </w:rPr>
        <w:t xml:space="preserve">the </w:t>
      </w:r>
      <w:r>
        <w:rPr>
          <w:rFonts w:ascii="Calibri" w:eastAsia="Calibri" w:hAnsi="Calibri" w:cs="Calibri"/>
        </w:rPr>
        <w:t>“Next” button.</w:t>
      </w:r>
    </w:p>
    <w:p w14:paraId="3E7DE6BA" w14:textId="4781E0B9" w:rsidR="00E16EB3" w:rsidRPr="00FD2FF9" w:rsidRDefault="00CF67A8" w:rsidP="00FD2FF9">
      <w:pPr>
        <w:pStyle w:val="ListParagraph"/>
        <w:widowControl w:val="0"/>
        <w:numPr>
          <w:ilvl w:val="0"/>
          <w:numId w:val="5"/>
        </w:numPr>
        <w:spacing w:before="216" w:line="281" w:lineRule="auto"/>
        <w:jc w:val="both"/>
        <w:rPr>
          <w:rFonts w:ascii="Calibri" w:eastAsia="Calibri" w:hAnsi="Calibri" w:cs="Calibri"/>
          <w:b/>
          <w:color w:val="045082"/>
        </w:rPr>
      </w:pPr>
      <w:r w:rsidRPr="00CF67A8">
        <w:rPr>
          <w:rFonts w:ascii="Calibri" w:eastAsia="Calibri" w:hAnsi="Calibri" w:cs="Calibri"/>
        </w:rPr>
        <w:t xml:space="preserve">Check the setting and if everything is </w:t>
      </w:r>
      <w:r w:rsidR="00B75E83">
        <w:rPr>
          <w:rFonts w:ascii="Calibri" w:eastAsia="Calibri" w:hAnsi="Calibri" w:cs="Calibri"/>
        </w:rPr>
        <w:t>correct</w:t>
      </w:r>
      <w:r w:rsidRPr="00CF67A8">
        <w:rPr>
          <w:rFonts w:ascii="Calibri" w:eastAsia="Calibri" w:hAnsi="Calibri" w:cs="Calibri"/>
        </w:rPr>
        <w:t xml:space="preserve">, press “Install” button. You may go back to change some settings using </w:t>
      </w:r>
      <w:r w:rsidR="001D6052">
        <w:rPr>
          <w:rFonts w:ascii="Calibri" w:eastAsia="Calibri" w:hAnsi="Calibri" w:cs="Calibri"/>
        </w:rPr>
        <w:t xml:space="preserve">the </w:t>
      </w:r>
      <w:r w:rsidRPr="00CF67A8">
        <w:rPr>
          <w:rFonts w:ascii="Calibri" w:eastAsia="Calibri" w:hAnsi="Calibri" w:cs="Calibri"/>
        </w:rPr>
        <w:t xml:space="preserve">“Back” button or “Cancel” the installation. </w:t>
      </w:r>
    </w:p>
    <w:p w14:paraId="28F0F6EA" w14:textId="075C86AE" w:rsidR="00CF67A8" w:rsidRPr="00CF67A8" w:rsidRDefault="00CF67A8" w:rsidP="00FB3338">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 xml:space="preserve">Wait till the installation process is finished and with the </w:t>
      </w:r>
      <w:r w:rsidR="00FB3338">
        <w:rPr>
          <w:rFonts w:ascii="Calibri" w:eastAsia="Calibri" w:hAnsi="Calibri" w:cs="Calibri"/>
        </w:rPr>
        <w:t>marked</w:t>
      </w:r>
      <w:r>
        <w:rPr>
          <w:rFonts w:ascii="Calibri" w:eastAsia="Calibri" w:hAnsi="Calibri" w:cs="Calibri"/>
        </w:rPr>
        <w:t xml:space="preserve"> “Launch </w:t>
      </w:r>
      <w:r w:rsidRPr="00D748CF">
        <w:rPr>
          <w:rFonts w:ascii="Calibri" w:eastAsia="Calibri" w:hAnsi="Calibri" w:cs="Calibri"/>
        </w:rPr>
        <w:t>alpha</w:t>
      </w:r>
      <w:r w:rsidR="00D748CF" w:rsidRPr="00D748CF">
        <w:rPr>
          <w:rFonts w:ascii="Calibri" w:eastAsia="Calibri" w:hAnsi="Calibri" w:cs="Calibri"/>
        </w:rPr>
        <w:t>viz</w:t>
      </w:r>
      <w:r w:rsidRPr="00D748CF">
        <w:rPr>
          <w:rFonts w:ascii="Calibri" w:eastAsia="Calibri" w:hAnsi="Calibri" w:cs="Calibri"/>
        </w:rPr>
        <w:t>”</w:t>
      </w:r>
      <w:r>
        <w:rPr>
          <w:rFonts w:ascii="Calibri" w:eastAsia="Calibri" w:hAnsi="Calibri" w:cs="Calibri"/>
        </w:rPr>
        <w:t xml:space="preserve"> check box press </w:t>
      </w:r>
      <w:r w:rsidR="00FB3338">
        <w:rPr>
          <w:rFonts w:ascii="Calibri" w:eastAsia="Calibri" w:hAnsi="Calibri" w:cs="Calibri"/>
        </w:rPr>
        <w:t xml:space="preserve">the </w:t>
      </w:r>
      <w:r>
        <w:rPr>
          <w:rFonts w:ascii="Calibri" w:eastAsia="Calibri" w:hAnsi="Calibri" w:cs="Calibri"/>
        </w:rPr>
        <w:t>“Finish” button.</w:t>
      </w:r>
    </w:p>
    <w:p w14:paraId="029A0BBA" w14:textId="4A040510" w:rsidR="00CF67A8" w:rsidRPr="00EE2F41" w:rsidRDefault="00CF67A8" w:rsidP="00FB3338">
      <w:pPr>
        <w:pStyle w:val="ListParagraph"/>
        <w:widowControl w:val="0"/>
        <w:numPr>
          <w:ilvl w:val="0"/>
          <w:numId w:val="5"/>
        </w:numPr>
        <w:spacing w:before="216" w:line="281" w:lineRule="auto"/>
        <w:jc w:val="both"/>
        <w:rPr>
          <w:rFonts w:ascii="Calibri" w:eastAsia="Calibri" w:hAnsi="Calibri" w:cs="Calibri"/>
          <w:b/>
          <w:color w:val="045082"/>
        </w:rPr>
      </w:pPr>
      <w:commentRangeStart w:id="99"/>
      <w:r>
        <w:rPr>
          <w:rFonts w:ascii="Calibri" w:eastAsia="Calibri" w:hAnsi="Calibri" w:cs="Calibri"/>
        </w:rPr>
        <w:t>In the appear</w:t>
      </w:r>
      <w:r w:rsidR="00B75E83">
        <w:rPr>
          <w:rFonts w:ascii="Calibri" w:eastAsia="Calibri" w:hAnsi="Calibri" w:cs="Calibri"/>
        </w:rPr>
        <w:t>ing</w:t>
      </w:r>
      <w:r>
        <w:rPr>
          <w:rFonts w:ascii="Calibri" w:eastAsia="Calibri" w:hAnsi="Calibri" w:cs="Calibri"/>
        </w:rPr>
        <w:t xml:space="preserve"> “Windows Security Alert” dialog window press </w:t>
      </w:r>
      <w:r w:rsidR="00FB3338">
        <w:rPr>
          <w:rFonts w:ascii="Calibri" w:eastAsia="Calibri" w:hAnsi="Calibri" w:cs="Calibri"/>
        </w:rPr>
        <w:t xml:space="preserve">the </w:t>
      </w:r>
      <w:r>
        <w:rPr>
          <w:rFonts w:ascii="Calibri" w:eastAsia="Calibri" w:hAnsi="Calibri" w:cs="Calibri"/>
        </w:rPr>
        <w:t xml:space="preserve">“Allow access” button </w:t>
      </w:r>
      <w:r>
        <w:rPr>
          <w:rFonts w:ascii="Calibri" w:eastAsia="Calibri" w:hAnsi="Calibri" w:cs="Calibri"/>
        </w:rPr>
        <w:lastRenderedPageBreak/>
        <w:t xml:space="preserve">that will prevent the Windows Defender Firewall from blocking the </w:t>
      </w:r>
      <w:r w:rsidR="00EE2F41">
        <w:rPr>
          <w:rFonts w:ascii="Calibri" w:eastAsia="Calibri" w:hAnsi="Calibri" w:cs="Calibri"/>
        </w:rPr>
        <w:t>Alpha</w:t>
      </w:r>
      <w:r w:rsidR="00504446">
        <w:rPr>
          <w:rFonts w:ascii="Calibri" w:eastAsia="Calibri" w:hAnsi="Calibri" w:cs="Calibri"/>
        </w:rPr>
        <w:t>Viz</w:t>
      </w:r>
      <w:r>
        <w:rPr>
          <w:rFonts w:ascii="Calibri" w:eastAsia="Calibri" w:hAnsi="Calibri" w:cs="Calibri"/>
        </w:rPr>
        <w:t xml:space="preserve"> tool on your PC.</w:t>
      </w:r>
      <w:commentRangeEnd w:id="99"/>
      <w:r w:rsidR="00154130">
        <w:rPr>
          <w:rStyle w:val="CommentReference"/>
        </w:rPr>
        <w:commentReference w:id="99"/>
      </w:r>
    </w:p>
    <w:p w14:paraId="0A7AD5E2" w14:textId="590DAAF4" w:rsidR="00EE2F41" w:rsidRPr="006640B2" w:rsidRDefault="003D39BB" w:rsidP="00FB3338">
      <w:pPr>
        <w:pStyle w:val="ListParagraph"/>
        <w:widowControl w:val="0"/>
        <w:numPr>
          <w:ilvl w:val="0"/>
          <w:numId w:val="5"/>
        </w:numPr>
        <w:spacing w:before="216" w:line="281" w:lineRule="auto"/>
        <w:jc w:val="both"/>
        <w:rPr>
          <w:rFonts w:ascii="Calibri" w:eastAsia="Calibri" w:hAnsi="Calibri" w:cs="Calibri"/>
        </w:rPr>
      </w:pPr>
      <w:r w:rsidRPr="003D39BB">
        <w:rPr>
          <w:rFonts w:ascii="Calibri" w:eastAsia="Calibri" w:hAnsi="Calibri" w:cs="Calibri"/>
        </w:rPr>
        <w:t>A new tab should be automatically opened in</w:t>
      </w:r>
      <w:r w:rsidR="00EE2F41" w:rsidRPr="006640B2">
        <w:rPr>
          <w:rFonts w:ascii="Calibri" w:eastAsia="Calibri" w:hAnsi="Calibri" w:cs="Calibri"/>
        </w:rPr>
        <w:t xml:space="preserve"> your default browser (Google Chrome or Mozilla Firefox </w:t>
      </w:r>
      <w:r w:rsidR="006640B2" w:rsidRPr="006640B2">
        <w:rPr>
          <w:rFonts w:ascii="Calibri" w:eastAsia="Calibri" w:hAnsi="Calibri" w:cs="Calibri"/>
        </w:rPr>
        <w:t>is recommended</w:t>
      </w:r>
      <w:r w:rsidR="00EE2F41" w:rsidRPr="006640B2">
        <w:rPr>
          <w:rFonts w:ascii="Calibri" w:eastAsia="Calibri" w:hAnsi="Calibri" w:cs="Calibri"/>
        </w:rPr>
        <w:t xml:space="preserve"> for fast </w:t>
      </w:r>
      <w:r w:rsidR="00504446" w:rsidRPr="006640B2">
        <w:rPr>
          <w:rFonts w:ascii="Calibri" w:eastAsia="Calibri" w:hAnsi="Calibri" w:cs="Calibri"/>
        </w:rPr>
        <w:t>running and correct display of AlphaViz visualization</w:t>
      </w:r>
      <w:r w:rsidR="00EE2F41" w:rsidRPr="006640B2">
        <w:rPr>
          <w:rFonts w:ascii="Calibri" w:eastAsia="Calibri" w:hAnsi="Calibri" w:cs="Calibri"/>
        </w:rPr>
        <w:t>) and start working with the tool.</w:t>
      </w:r>
    </w:p>
    <w:p w14:paraId="5DFA7AFD" w14:textId="1CD666FA" w:rsidR="00EE2F41" w:rsidRPr="00292F47" w:rsidRDefault="00EE2F41" w:rsidP="00E724A0">
      <w:pPr>
        <w:pStyle w:val="Heading2"/>
        <w:spacing w:after="240"/>
      </w:pPr>
      <w:bookmarkStart w:id="100" w:name="_Toc94280935"/>
      <w:r w:rsidRPr="004C0525">
        <w:t>MacOS</w:t>
      </w:r>
      <w:bookmarkEnd w:id="100"/>
      <w:r w:rsidRPr="00292F47">
        <w:t xml:space="preserve"> </w:t>
      </w:r>
    </w:p>
    <w:p w14:paraId="33148EFC" w14:textId="7CFEECDA" w:rsidR="00E724A0" w:rsidRDefault="00E724A0" w:rsidP="000B5D40">
      <w:pPr>
        <w:spacing w:after="240"/>
        <w:ind w:left="720"/>
        <w:jc w:val="both"/>
        <w:rPr>
          <w:rStyle w:val="Strong"/>
          <w:rFonts w:asciiTheme="majorHAnsi" w:hAnsiTheme="majorHAnsi" w:cstheme="majorHAnsi"/>
          <w:b w:val="0"/>
          <w:bCs w:val="0"/>
          <w:shd w:val="clear" w:color="auto" w:fill="FFFFFF"/>
          <w:lang w:val="en-US"/>
        </w:rPr>
      </w:pPr>
      <w:r w:rsidRPr="00D722B1">
        <w:rPr>
          <w:rFonts w:asciiTheme="majorHAnsi" w:eastAsia="Calibri" w:hAnsiTheme="majorHAnsi" w:cstheme="majorHAnsi"/>
          <w:b/>
          <w:u w:val="single"/>
        </w:rPr>
        <w:t>Prerequisites:</w:t>
      </w:r>
      <w:r w:rsidRPr="00D722B1">
        <w:rPr>
          <w:rFonts w:asciiTheme="majorHAnsi" w:eastAsia="Calibri" w:hAnsiTheme="majorHAnsi" w:cstheme="majorHAnsi"/>
          <w:b/>
        </w:rPr>
        <w:t xml:space="preserve"> </w:t>
      </w:r>
      <w:r w:rsidRPr="00D722B1">
        <w:rPr>
          <w:rStyle w:val="Strong"/>
          <w:rFonts w:asciiTheme="majorHAnsi" w:hAnsiTheme="majorHAnsi" w:cstheme="majorHAnsi"/>
          <w:b w:val="0"/>
          <w:shd w:val="clear" w:color="auto" w:fill="FFFFFF"/>
        </w:rPr>
        <w:t>at least</w:t>
      </w:r>
      <w:r w:rsidRPr="00D722B1">
        <w:rPr>
          <w:rStyle w:val="Strong"/>
          <w:rFonts w:asciiTheme="majorHAnsi" w:hAnsiTheme="majorHAnsi" w:cstheme="majorHAnsi"/>
          <w:shd w:val="clear" w:color="auto" w:fill="FFFFFF"/>
        </w:rPr>
        <w:t xml:space="preserve"> </w:t>
      </w:r>
      <w:commentRangeStart w:id="101"/>
      <w:r w:rsidRPr="00D722B1">
        <w:rPr>
          <w:rStyle w:val="Strong"/>
          <w:rFonts w:asciiTheme="majorHAnsi" w:hAnsiTheme="majorHAnsi" w:cstheme="majorHAnsi"/>
          <w:shd w:val="clear" w:color="auto" w:fill="FFFFFF"/>
        </w:rPr>
        <w:t>macOS Catalina (10.15) or higher</w:t>
      </w:r>
      <w:r w:rsidR="002B1C9C">
        <w:rPr>
          <w:rStyle w:val="Strong"/>
          <w:rFonts w:asciiTheme="majorHAnsi" w:hAnsiTheme="majorHAnsi" w:cstheme="majorHAnsi"/>
          <w:shd w:val="clear" w:color="auto" w:fill="FFFFFF"/>
        </w:rPr>
        <w:t xml:space="preserve"> </w:t>
      </w:r>
      <w:commentRangeEnd w:id="101"/>
      <w:r w:rsidR="00154130">
        <w:rPr>
          <w:rStyle w:val="CommentReference"/>
        </w:rPr>
        <w:commentReference w:id="101"/>
      </w:r>
      <w:r w:rsidR="002B1C9C" w:rsidRPr="002B1C9C">
        <w:rPr>
          <w:rStyle w:val="Strong"/>
          <w:rFonts w:asciiTheme="majorHAnsi" w:hAnsiTheme="majorHAnsi" w:cstheme="majorHAnsi"/>
          <w:b w:val="0"/>
          <w:bCs w:val="0"/>
          <w:shd w:val="clear" w:color="auto" w:fill="FFFFFF"/>
        </w:rPr>
        <w:t>(a system update might be necessary in case older versions do not work)</w:t>
      </w:r>
      <w:r w:rsidR="0003518B">
        <w:rPr>
          <w:rStyle w:val="Strong"/>
          <w:rFonts w:asciiTheme="majorHAnsi" w:hAnsiTheme="majorHAnsi" w:cstheme="majorHAnsi"/>
          <w:b w:val="0"/>
          <w:bCs w:val="0"/>
          <w:shd w:val="clear" w:color="auto" w:fill="FFFFFF"/>
          <w:lang w:val="en-US"/>
        </w:rPr>
        <w:t>.</w:t>
      </w:r>
    </w:p>
    <w:p w14:paraId="5AD1514B" w14:textId="4C3A36FE" w:rsidR="0003518B" w:rsidRPr="00506A77" w:rsidRDefault="0003518B" w:rsidP="0003518B">
      <w:pPr>
        <w:pStyle w:val="ListParagraph"/>
        <w:widowControl w:val="0"/>
        <w:spacing w:before="216" w:line="281" w:lineRule="auto"/>
        <w:ind w:left="722"/>
        <w:jc w:val="both"/>
        <w:rPr>
          <w:rFonts w:asciiTheme="majorHAnsi" w:eastAsia="Calibri" w:hAnsiTheme="majorHAnsi" w:cstheme="majorHAnsi"/>
          <w:lang w:val="en-US"/>
          <w:rPrChange w:id="102" w:author="Microsoft Office User" w:date="2022-01-28T16:49:00Z">
            <w:rPr>
              <w:rFonts w:asciiTheme="majorHAnsi" w:eastAsia="Calibri" w:hAnsiTheme="majorHAnsi" w:cstheme="majorHAnsi"/>
            </w:rPr>
          </w:rPrChange>
        </w:rPr>
      </w:pPr>
      <w:r w:rsidRPr="00D722B1">
        <w:rPr>
          <w:rFonts w:asciiTheme="majorHAnsi" w:eastAsia="Calibri" w:hAnsiTheme="majorHAnsi" w:cstheme="majorHAnsi"/>
          <w:b/>
        </w:rPr>
        <w:t>I</w:t>
      </w:r>
      <w:r>
        <w:rPr>
          <w:rFonts w:asciiTheme="majorHAnsi" w:eastAsia="Calibri" w:hAnsiTheme="majorHAnsi" w:cstheme="majorHAnsi"/>
          <w:b/>
        </w:rPr>
        <w:t>MPORTANT WARNING</w:t>
      </w:r>
      <w:r w:rsidRPr="00D722B1">
        <w:rPr>
          <w:rFonts w:asciiTheme="majorHAnsi" w:eastAsia="Calibri" w:hAnsiTheme="majorHAnsi" w:cstheme="majorHAnsi"/>
          <w:b/>
        </w:rPr>
        <w:t>:</w:t>
      </w:r>
      <w:r w:rsidRPr="00D722B1">
        <w:rPr>
          <w:rFonts w:asciiTheme="majorHAnsi" w:eastAsia="Calibri" w:hAnsiTheme="majorHAnsi" w:cstheme="majorHAnsi"/>
        </w:rPr>
        <w:t xml:space="preserve"> </w:t>
      </w:r>
      <w:r w:rsidR="00D748CF">
        <w:rPr>
          <w:rFonts w:asciiTheme="majorHAnsi" w:eastAsia="Calibri" w:hAnsiTheme="majorHAnsi" w:cstheme="majorHAnsi"/>
        </w:rPr>
        <w:t>Since</w:t>
      </w:r>
      <w:r>
        <w:rPr>
          <w:rFonts w:asciiTheme="majorHAnsi" w:eastAsia="Calibri" w:hAnsiTheme="majorHAnsi" w:cstheme="majorHAnsi"/>
        </w:rPr>
        <w:t xml:space="preserve"> AlphaViz uses AlphaTims to read LC-TIMS-Q-TOF data from Bruker’s timsTOF pro instrument (Bruker Daltonik)</w:t>
      </w:r>
      <w:r w:rsidR="00D748CF">
        <w:rPr>
          <w:rFonts w:asciiTheme="majorHAnsi" w:eastAsia="Calibri" w:hAnsiTheme="majorHAnsi" w:cstheme="majorHAnsi"/>
        </w:rPr>
        <w:t>,</w:t>
      </w:r>
      <w:r>
        <w:rPr>
          <w:rFonts w:asciiTheme="majorHAnsi" w:eastAsia="Calibri" w:hAnsiTheme="majorHAnsi" w:cstheme="majorHAnsi"/>
        </w:rPr>
        <w:t xml:space="preserve"> some calibration functions for it are provided by Bruker as libraries and </w:t>
      </w:r>
      <w:r w:rsidR="00D748CF">
        <w:rPr>
          <w:rFonts w:asciiTheme="majorHAnsi" w:eastAsia="Calibri" w:hAnsiTheme="majorHAnsi" w:cstheme="majorHAnsi"/>
        </w:rPr>
        <w:t xml:space="preserve">are only </w:t>
      </w:r>
      <w:r>
        <w:rPr>
          <w:rFonts w:asciiTheme="majorHAnsi" w:eastAsia="Calibri" w:hAnsiTheme="majorHAnsi" w:cstheme="majorHAnsi"/>
        </w:rPr>
        <w:t xml:space="preserve">available on Windows and Linux. Therefore, to </w:t>
      </w:r>
      <w:r w:rsidR="00D748CF">
        <w:rPr>
          <w:rFonts w:asciiTheme="majorHAnsi" w:eastAsia="Calibri" w:hAnsiTheme="majorHAnsi" w:cstheme="majorHAnsi"/>
        </w:rPr>
        <w:t>avoid</w:t>
      </w:r>
      <w:r>
        <w:rPr>
          <w:rFonts w:asciiTheme="majorHAnsi" w:eastAsia="Calibri" w:hAnsiTheme="majorHAnsi" w:cstheme="majorHAnsi"/>
        </w:rPr>
        <w:t xml:space="preserve"> any problems with </w:t>
      </w:r>
      <w:r w:rsidR="00D748CF">
        <w:rPr>
          <w:rFonts w:asciiTheme="majorHAnsi" w:eastAsia="Calibri" w:hAnsiTheme="majorHAnsi" w:cstheme="majorHAnsi"/>
        </w:rPr>
        <w:t>MS2 spectra</w:t>
      </w:r>
      <w:r>
        <w:rPr>
          <w:rFonts w:asciiTheme="majorHAnsi" w:eastAsia="Calibri" w:hAnsiTheme="majorHAnsi" w:cstheme="majorHAnsi"/>
        </w:rPr>
        <w:t xml:space="preserve"> quality </w:t>
      </w:r>
      <w:r w:rsidR="00D748CF">
        <w:rPr>
          <w:rFonts w:asciiTheme="majorHAnsi" w:eastAsia="Calibri" w:hAnsiTheme="majorHAnsi" w:cstheme="majorHAnsi"/>
        </w:rPr>
        <w:t>assessment</w:t>
      </w:r>
      <w:r>
        <w:rPr>
          <w:rFonts w:asciiTheme="majorHAnsi" w:eastAsia="Calibri" w:hAnsiTheme="majorHAnsi" w:cstheme="majorHAnsi"/>
        </w:rPr>
        <w:t xml:space="preserve"> please use</w:t>
      </w:r>
      <w:r w:rsidR="00D748CF">
        <w:rPr>
          <w:rFonts w:asciiTheme="majorHAnsi" w:eastAsia="Calibri" w:hAnsiTheme="majorHAnsi" w:cstheme="majorHAnsi"/>
        </w:rPr>
        <w:t xml:space="preserve"> </w:t>
      </w:r>
      <w:r>
        <w:rPr>
          <w:rFonts w:asciiTheme="majorHAnsi" w:eastAsia="Calibri" w:hAnsiTheme="majorHAnsi" w:cstheme="majorHAnsi"/>
        </w:rPr>
        <w:t>.hdf files in</w:t>
      </w:r>
      <w:r w:rsidR="00D748CF">
        <w:rPr>
          <w:rFonts w:asciiTheme="majorHAnsi" w:eastAsia="Calibri" w:hAnsiTheme="majorHAnsi" w:cstheme="majorHAnsi"/>
        </w:rPr>
        <w:t>to</w:t>
      </w:r>
      <w:r>
        <w:rPr>
          <w:rFonts w:asciiTheme="majorHAnsi" w:eastAsia="Calibri" w:hAnsiTheme="majorHAnsi" w:cstheme="majorHAnsi"/>
        </w:rPr>
        <w:t xml:space="preserve"> which .d folders can be converted using the AlphaTims’s CLI on Windows or Linux machines </w:t>
      </w:r>
      <w:r w:rsidR="00D748CF">
        <w:rPr>
          <w:rFonts w:asciiTheme="majorHAnsi" w:eastAsia="Calibri" w:hAnsiTheme="majorHAnsi" w:cstheme="majorHAnsi"/>
        </w:rPr>
        <w:t>as</w:t>
      </w:r>
      <w:r>
        <w:rPr>
          <w:rFonts w:asciiTheme="majorHAnsi" w:eastAsia="Calibri" w:hAnsiTheme="majorHAnsi" w:cstheme="majorHAnsi"/>
        </w:rPr>
        <w:t xml:space="preserve"> described </w:t>
      </w:r>
      <w:r w:rsidR="003D39BB">
        <w:rPr>
          <w:rFonts w:asciiTheme="majorHAnsi" w:eastAsia="Calibri" w:hAnsiTheme="majorHAnsi" w:cstheme="majorHAnsi"/>
          <w:lang w:val="en-US"/>
        </w:rPr>
        <w:fldChar w:fldCharType="begin"/>
      </w:r>
      <w:r w:rsidR="003D39BB">
        <w:rPr>
          <w:rFonts w:asciiTheme="majorHAnsi" w:eastAsia="Calibri" w:hAnsiTheme="majorHAnsi" w:cstheme="majorHAnsi"/>
          <w:lang w:val="en-US"/>
        </w:rPr>
        <w:instrText xml:space="preserve"> HYPERLINK "https://github.com/MannLabs/alphatims/blob/master/alphatims/docs/gui_manual.pdf" </w:instrText>
      </w:r>
      <w:r w:rsidR="003D39BB">
        <w:rPr>
          <w:rFonts w:asciiTheme="majorHAnsi" w:eastAsia="Calibri" w:hAnsiTheme="majorHAnsi" w:cstheme="majorHAnsi"/>
          <w:lang w:val="en-US"/>
        </w:rPr>
      </w:r>
      <w:r w:rsidR="003D39BB">
        <w:rPr>
          <w:rFonts w:asciiTheme="majorHAnsi" w:eastAsia="Calibri" w:hAnsiTheme="majorHAnsi" w:cstheme="majorHAnsi"/>
          <w:lang w:val="en-US"/>
        </w:rPr>
        <w:fldChar w:fldCharType="separate"/>
      </w:r>
      <w:r w:rsidR="003D39BB" w:rsidRPr="003D39BB">
        <w:rPr>
          <w:rStyle w:val="Hyperlink"/>
          <w:rFonts w:asciiTheme="majorHAnsi" w:eastAsia="Calibri" w:hAnsiTheme="majorHAnsi" w:cstheme="majorHAnsi"/>
          <w:lang w:val="en-US"/>
        </w:rPr>
        <w:t xml:space="preserve">in the </w:t>
      </w:r>
      <w:proofErr w:type="spellStart"/>
      <w:r w:rsidR="003D39BB" w:rsidRPr="003D39BB">
        <w:rPr>
          <w:rStyle w:val="Hyperlink"/>
          <w:rFonts w:asciiTheme="majorHAnsi" w:eastAsia="Calibri" w:hAnsiTheme="majorHAnsi" w:cstheme="majorHAnsi"/>
          <w:lang w:val="en-US"/>
        </w:rPr>
        <w:t>AlphaTims</w:t>
      </w:r>
      <w:proofErr w:type="spellEnd"/>
      <w:r w:rsidR="003D39BB" w:rsidRPr="003D39BB">
        <w:rPr>
          <w:rStyle w:val="Hyperlink"/>
          <w:rFonts w:asciiTheme="majorHAnsi" w:eastAsia="Calibri" w:hAnsiTheme="majorHAnsi" w:cstheme="majorHAnsi"/>
          <w:lang w:val="en-US"/>
        </w:rPr>
        <w:t xml:space="preserve"> GUI manual</w:t>
      </w:r>
      <w:r w:rsidR="003D39BB">
        <w:rPr>
          <w:rFonts w:asciiTheme="majorHAnsi" w:eastAsia="Calibri" w:hAnsiTheme="majorHAnsi" w:cstheme="majorHAnsi"/>
          <w:lang w:val="en-US"/>
        </w:rPr>
        <w:fldChar w:fldCharType="end"/>
      </w:r>
      <w:r w:rsidR="003D39BB">
        <w:rPr>
          <w:rFonts w:asciiTheme="majorHAnsi" w:eastAsia="Calibri" w:hAnsiTheme="majorHAnsi" w:cstheme="majorHAnsi"/>
          <w:lang w:val="en-US"/>
        </w:rPr>
        <w:t xml:space="preserve"> or </w:t>
      </w:r>
      <w:ins w:id="103" w:author="Microsoft Office User" w:date="2022-01-28T16:51:00Z">
        <w:r w:rsidR="00506A77">
          <w:rPr>
            <w:rFonts w:asciiTheme="majorHAnsi" w:eastAsia="Calibri" w:hAnsiTheme="majorHAnsi" w:cstheme="majorHAnsi"/>
            <w:lang w:val="en-US"/>
          </w:rPr>
          <w:fldChar w:fldCharType="begin"/>
        </w:r>
        <w:r w:rsidR="00506A77">
          <w:rPr>
            <w:rFonts w:asciiTheme="majorHAnsi" w:eastAsia="Calibri" w:hAnsiTheme="majorHAnsi" w:cstheme="majorHAnsi"/>
            <w:lang w:val="en-US"/>
          </w:rPr>
          <w:instrText xml:space="preserve"> HYPERLINK "https://github.com/MannLabs/alphatims/blob/master/alphatims/docs/cli_manual.pdf" </w:instrText>
        </w:r>
        <w:r w:rsidR="00506A77">
          <w:rPr>
            <w:rFonts w:asciiTheme="majorHAnsi" w:eastAsia="Calibri" w:hAnsiTheme="majorHAnsi" w:cstheme="majorHAnsi"/>
            <w:lang w:val="en-US"/>
          </w:rPr>
        </w:r>
        <w:r w:rsidR="00506A77">
          <w:rPr>
            <w:rFonts w:asciiTheme="majorHAnsi" w:eastAsia="Calibri" w:hAnsiTheme="majorHAnsi" w:cstheme="majorHAnsi"/>
            <w:lang w:val="en-US"/>
          </w:rPr>
          <w:fldChar w:fldCharType="separate"/>
        </w:r>
        <w:r w:rsidR="00506A77" w:rsidRPr="00506A77">
          <w:rPr>
            <w:rStyle w:val="Hyperlink"/>
            <w:rFonts w:asciiTheme="majorHAnsi" w:eastAsia="Calibri" w:hAnsiTheme="majorHAnsi" w:cstheme="majorHAnsi"/>
            <w:lang w:val="en-US"/>
          </w:rPr>
          <w:t xml:space="preserve">in the </w:t>
        </w:r>
        <w:proofErr w:type="spellStart"/>
        <w:r w:rsidR="00506A77" w:rsidRPr="00506A77">
          <w:rPr>
            <w:rStyle w:val="Hyperlink"/>
            <w:rFonts w:asciiTheme="majorHAnsi" w:eastAsia="Calibri" w:hAnsiTheme="majorHAnsi" w:cstheme="majorHAnsi"/>
            <w:lang w:val="en-US"/>
          </w:rPr>
          <w:t>AlphaTims</w:t>
        </w:r>
        <w:proofErr w:type="spellEnd"/>
        <w:r w:rsidR="00506A77" w:rsidRPr="00506A77">
          <w:rPr>
            <w:rStyle w:val="Hyperlink"/>
            <w:rFonts w:asciiTheme="majorHAnsi" w:eastAsia="Calibri" w:hAnsiTheme="majorHAnsi" w:cstheme="majorHAnsi"/>
            <w:lang w:val="en-US"/>
          </w:rPr>
          <w:t xml:space="preserve"> CLI manual</w:t>
        </w:r>
        <w:r w:rsidR="00506A77">
          <w:rPr>
            <w:rFonts w:asciiTheme="majorHAnsi" w:eastAsia="Calibri" w:hAnsiTheme="majorHAnsi" w:cstheme="majorHAnsi"/>
            <w:lang w:val="en-US"/>
          </w:rPr>
          <w:fldChar w:fldCharType="end"/>
        </w:r>
      </w:ins>
      <w:r w:rsidRPr="00506A77">
        <w:rPr>
          <w:rFonts w:asciiTheme="majorHAnsi" w:eastAsia="Calibri" w:hAnsiTheme="majorHAnsi" w:cstheme="majorHAnsi"/>
          <w:lang w:val="en-US"/>
          <w:rPrChange w:id="104" w:author="Microsoft Office User" w:date="2022-01-28T16:49:00Z">
            <w:rPr>
              <w:rFonts w:asciiTheme="majorHAnsi" w:eastAsia="Calibri" w:hAnsiTheme="majorHAnsi" w:cstheme="majorHAnsi"/>
            </w:rPr>
          </w:rPrChange>
        </w:rPr>
        <w:t>.</w:t>
      </w:r>
    </w:p>
    <w:p w14:paraId="38F689AB" w14:textId="77777777" w:rsidR="0003518B" w:rsidRPr="0003518B" w:rsidRDefault="0003518B" w:rsidP="0003518B">
      <w:pPr>
        <w:pStyle w:val="ListParagraph"/>
        <w:widowControl w:val="0"/>
        <w:spacing w:before="216" w:line="281" w:lineRule="auto"/>
        <w:ind w:left="722"/>
        <w:jc w:val="both"/>
        <w:rPr>
          <w:rFonts w:asciiTheme="majorHAnsi" w:eastAsia="Calibri" w:hAnsiTheme="majorHAnsi" w:cstheme="majorHAnsi"/>
          <w:lang w:val="en-US"/>
        </w:rPr>
      </w:pPr>
    </w:p>
    <w:p w14:paraId="3E8FB4D3" w14:textId="2F9AD2AE" w:rsidR="00CE5085" w:rsidRPr="00CE5085" w:rsidRDefault="00EE2F41" w:rsidP="00CE5085">
      <w:pPr>
        <w:pStyle w:val="ListParagraph"/>
        <w:widowControl w:val="0"/>
        <w:numPr>
          <w:ilvl w:val="0"/>
          <w:numId w:val="11"/>
        </w:numPr>
        <w:spacing w:before="216" w:line="281" w:lineRule="auto"/>
        <w:jc w:val="both"/>
        <w:rPr>
          <w:rFonts w:ascii="Calibri" w:eastAsia="Calibri" w:hAnsi="Calibri" w:cs="Calibri"/>
          <w:b/>
          <w:color w:val="045082"/>
        </w:rPr>
      </w:pPr>
      <w:r w:rsidRPr="00EE2F41">
        <w:rPr>
          <w:rFonts w:ascii="Calibri" w:eastAsia="Calibri" w:hAnsi="Calibri" w:cs="Calibri"/>
        </w:rPr>
        <w:t xml:space="preserve">Download </w:t>
      </w:r>
      <w:r w:rsidR="00D31676">
        <w:fldChar w:fldCharType="begin"/>
      </w:r>
      <w:r w:rsidR="00D31676">
        <w:instrText xml:space="preserve"> HYPERLINK "https://github.com/MannLabs/alphaviz/releases" </w:instrText>
      </w:r>
      <w:r w:rsidR="00D31676">
        <w:fldChar w:fldCharType="separate"/>
      </w:r>
      <w:r w:rsidRPr="00EE2F41">
        <w:rPr>
          <w:rStyle w:val="Hyperlink"/>
          <w:rFonts w:ascii="Calibri" w:eastAsia="Calibri" w:hAnsi="Calibri" w:cs="Calibri"/>
        </w:rPr>
        <w:t>the latest release</w:t>
      </w:r>
      <w:r w:rsidR="00D31676">
        <w:rPr>
          <w:rStyle w:val="Hyperlink"/>
          <w:rFonts w:ascii="Calibri" w:eastAsia="Calibri" w:hAnsi="Calibri" w:cs="Calibri"/>
        </w:rPr>
        <w:fldChar w:fldCharType="end"/>
      </w:r>
      <w:r w:rsidRPr="00EE2F41">
        <w:rPr>
          <w:rFonts w:ascii="Calibri" w:eastAsia="Calibri" w:hAnsi="Calibri" w:cs="Calibri"/>
        </w:rPr>
        <w:t xml:space="preserve"> for </w:t>
      </w:r>
      <w:r w:rsidR="00FB3338">
        <w:rPr>
          <w:rFonts w:ascii="Calibri" w:eastAsia="Calibri" w:hAnsi="Calibri" w:cs="Calibri"/>
        </w:rPr>
        <w:t>m</w:t>
      </w:r>
      <w:r>
        <w:rPr>
          <w:rFonts w:ascii="Calibri" w:eastAsia="Calibri" w:hAnsi="Calibri" w:cs="Calibri"/>
        </w:rPr>
        <w:t>acOS</w:t>
      </w:r>
      <w:r w:rsidRPr="00EE2F41">
        <w:rPr>
          <w:rFonts w:ascii="Calibri" w:eastAsia="Calibri" w:hAnsi="Calibri" w:cs="Calibri"/>
        </w:rPr>
        <w:t xml:space="preserve"> (</w:t>
      </w:r>
      <w:r w:rsidR="00CE5085" w:rsidRPr="00CE5085">
        <w:rPr>
          <w:rFonts w:ascii="Calibri" w:eastAsia="Calibri" w:hAnsi="Calibri" w:cs="Calibri"/>
        </w:rPr>
        <w:t>alpha</w:t>
      </w:r>
      <w:r w:rsidR="00504446">
        <w:rPr>
          <w:rFonts w:ascii="Calibri" w:eastAsia="Calibri" w:hAnsi="Calibri" w:cs="Calibri"/>
        </w:rPr>
        <w:t>viz</w:t>
      </w:r>
      <w:r w:rsidR="00CE5085" w:rsidRPr="00CE5085">
        <w:rPr>
          <w:rFonts w:ascii="Calibri" w:eastAsia="Calibri" w:hAnsi="Calibri" w:cs="Calibri"/>
        </w:rPr>
        <w:t>_gui_installer_macos.pkg</w:t>
      </w:r>
      <w:r w:rsidRPr="00EE2F41">
        <w:rPr>
          <w:rFonts w:ascii="Calibri" w:eastAsia="Calibri" w:hAnsi="Calibri" w:cs="Calibri"/>
        </w:rPr>
        <w:t>) from the GitHub repository</w:t>
      </w:r>
      <w:r w:rsidR="00CE5085">
        <w:rPr>
          <w:rFonts w:ascii="Calibri" w:eastAsia="Calibri" w:hAnsi="Calibri" w:cs="Calibri"/>
        </w:rPr>
        <w:t xml:space="preserve"> and </w:t>
      </w:r>
      <w:commentRangeStart w:id="105"/>
      <w:r w:rsidR="00CE5085">
        <w:rPr>
          <w:rFonts w:ascii="Calibri" w:eastAsia="Calibri" w:hAnsi="Calibri" w:cs="Calibri"/>
        </w:rPr>
        <w:t>open the .pkg file.</w:t>
      </w:r>
      <w:commentRangeEnd w:id="105"/>
      <w:r w:rsidR="00582E49">
        <w:rPr>
          <w:rStyle w:val="CommentReference"/>
        </w:rPr>
        <w:commentReference w:id="105"/>
      </w:r>
      <w:r w:rsidR="00B556E4">
        <w:rPr>
          <w:rFonts w:ascii="Calibri" w:eastAsia="Calibri" w:hAnsi="Calibri" w:cs="Calibri"/>
          <w:lang w:val="en-US"/>
        </w:rPr>
        <w:t xml:space="preserve"> </w:t>
      </w:r>
      <w:r w:rsidR="00B556E4" w:rsidRPr="00B556E4">
        <w:rPr>
          <w:rFonts w:ascii="Calibri" w:eastAsia="Calibri" w:hAnsi="Calibri" w:cs="Calibri"/>
          <w:lang w:val="en-US"/>
        </w:rPr>
        <w:t xml:space="preserve">If </w:t>
      </w:r>
      <w:r w:rsidR="00B556E4">
        <w:rPr>
          <w:rFonts w:ascii="Calibri" w:eastAsia="Calibri" w:hAnsi="Calibri" w:cs="Calibri"/>
          <w:lang w:val="en-US"/>
        </w:rPr>
        <w:t xml:space="preserve">you </w:t>
      </w:r>
      <w:r w:rsidR="00B556E4" w:rsidRPr="00B556E4">
        <w:rPr>
          <w:rFonts w:ascii="Calibri" w:eastAsia="Calibri" w:hAnsi="Calibri" w:cs="Calibri"/>
          <w:lang w:val="en-US"/>
        </w:rPr>
        <w:t>receive</w:t>
      </w:r>
      <w:r w:rsidR="00B556E4">
        <w:rPr>
          <w:rFonts w:ascii="Calibri" w:eastAsia="Calibri" w:hAnsi="Calibri" w:cs="Calibri"/>
          <w:lang w:val="en-US"/>
        </w:rPr>
        <w:t xml:space="preserve"> a</w:t>
      </w:r>
      <w:r w:rsidR="00B556E4">
        <w:rPr>
          <w:rFonts w:ascii="Calibri" w:eastAsia="Calibri" w:hAnsi="Calibri" w:cs="Calibri"/>
          <w:lang w:val="en-US"/>
        </w:rPr>
        <w:t xml:space="preserve"> </w:t>
      </w:r>
      <w:r w:rsidR="00B556E4">
        <w:rPr>
          <w:rFonts w:ascii="Calibri" w:eastAsia="Calibri" w:hAnsi="Calibri" w:cs="Calibri"/>
          <w:lang w:val="en-US"/>
        </w:rPr>
        <w:t>message that the file</w:t>
      </w:r>
      <w:r w:rsidR="00B556E4" w:rsidRPr="00B556E4">
        <w:rPr>
          <w:rFonts w:ascii="Calibri" w:eastAsia="Calibri" w:hAnsi="Calibri" w:cs="Calibri"/>
          <w:lang w:val="en-US"/>
        </w:rPr>
        <w:t xml:space="preserve"> cannot be opened because it is from an unidentified developer, you can close th</w:t>
      </w:r>
      <w:r w:rsidR="00B556E4">
        <w:rPr>
          <w:rFonts w:ascii="Calibri" w:eastAsia="Calibri" w:hAnsi="Calibri" w:cs="Calibri"/>
          <w:lang w:val="en-US"/>
        </w:rPr>
        <w:t>e</w:t>
      </w:r>
      <w:r w:rsidR="00B556E4" w:rsidRPr="00B556E4">
        <w:rPr>
          <w:rFonts w:ascii="Calibri" w:eastAsia="Calibri" w:hAnsi="Calibri" w:cs="Calibri"/>
          <w:lang w:val="en-US"/>
        </w:rPr>
        <w:t xml:space="preserve"> message by </w:t>
      </w:r>
      <w:r w:rsidR="00943DF3">
        <w:rPr>
          <w:rFonts w:ascii="Calibri" w:eastAsia="Calibri" w:hAnsi="Calibri" w:cs="Calibri"/>
          <w:lang w:val="en-US"/>
        </w:rPr>
        <w:t>clicking</w:t>
      </w:r>
      <w:r w:rsidR="00943DF3" w:rsidRPr="00B556E4">
        <w:rPr>
          <w:rFonts w:ascii="Calibri" w:eastAsia="Calibri" w:hAnsi="Calibri" w:cs="Calibri"/>
          <w:lang w:val="en-US"/>
        </w:rPr>
        <w:t xml:space="preserve"> </w:t>
      </w:r>
      <w:r w:rsidR="00B556E4" w:rsidRPr="00B556E4">
        <w:rPr>
          <w:rFonts w:ascii="Calibri" w:eastAsia="Calibri" w:hAnsi="Calibri" w:cs="Calibri"/>
          <w:lang w:val="en-US"/>
        </w:rPr>
        <w:t>“OK”</w:t>
      </w:r>
      <w:r w:rsidR="00B556E4">
        <w:rPr>
          <w:rFonts w:ascii="Calibri" w:eastAsia="Calibri" w:hAnsi="Calibri" w:cs="Calibri"/>
          <w:lang w:val="en-US"/>
        </w:rPr>
        <w:t>, go</w:t>
      </w:r>
      <w:r w:rsidR="00B556E4" w:rsidRPr="00B556E4">
        <w:rPr>
          <w:rFonts w:ascii="Calibri" w:eastAsia="Calibri" w:hAnsi="Calibri" w:cs="Calibri"/>
          <w:lang w:val="en-US"/>
        </w:rPr>
        <w:t xml:space="preserve"> to </w:t>
      </w:r>
      <w:r w:rsidR="00B556E4">
        <w:rPr>
          <w:rFonts w:ascii="Calibri" w:eastAsia="Calibri" w:hAnsi="Calibri" w:cs="Calibri"/>
          <w:lang w:val="en-US"/>
        </w:rPr>
        <w:t xml:space="preserve">the </w:t>
      </w:r>
      <w:r w:rsidR="00B556E4" w:rsidRPr="00B556E4">
        <w:rPr>
          <w:rFonts w:ascii="Calibri" w:eastAsia="Calibri" w:hAnsi="Calibri" w:cs="Calibri"/>
          <w:lang w:val="en-US"/>
        </w:rPr>
        <w:t>“Security &amp; Privacy”</w:t>
      </w:r>
      <w:r w:rsidR="00B556E4" w:rsidRPr="00B556E4">
        <w:rPr>
          <w:rFonts w:ascii="Calibri" w:eastAsia="Calibri" w:hAnsi="Calibri" w:cs="Calibri"/>
          <w:lang w:val="en-US"/>
        </w:rPr>
        <w:t xml:space="preserve"> </w:t>
      </w:r>
      <w:r w:rsidR="00B556E4">
        <w:rPr>
          <w:rFonts w:ascii="Calibri" w:eastAsia="Calibri" w:hAnsi="Calibri" w:cs="Calibri"/>
          <w:lang w:val="en-US"/>
        </w:rPr>
        <w:t xml:space="preserve">section of the </w:t>
      </w:r>
      <w:r w:rsidR="00B556E4" w:rsidRPr="00B556E4">
        <w:rPr>
          <w:rFonts w:ascii="Calibri" w:eastAsia="Calibri" w:hAnsi="Calibri" w:cs="Calibri"/>
          <w:lang w:val="en-US"/>
        </w:rPr>
        <w:t xml:space="preserve">“System Preferences” menu and </w:t>
      </w:r>
      <w:r w:rsidR="00943DF3">
        <w:rPr>
          <w:rFonts w:ascii="Calibri" w:eastAsia="Calibri" w:hAnsi="Calibri" w:cs="Calibri"/>
          <w:lang w:val="en-US"/>
        </w:rPr>
        <w:t>under</w:t>
      </w:r>
      <w:r w:rsidR="00943DF3">
        <w:rPr>
          <w:rFonts w:ascii="Calibri" w:eastAsia="Calibri" w:hAnsi="Calibri" w:cs="Calibri"/>
          <w:lang w:val="en-US"/>
        </w:rPr>
        <w:t xml:space="preserve"> </w:t>
      </w:r>
      <w:r w:rsidR="00B556E4" w:rsidRPr="00B556E4">
        <w:rPr>
          <w:rFonts w:ascii="Calibri" w:eastAsia="Calibri" w:hAnsi="Calibri" w:cs="Calibri"/>
          <w:lang w:val="en-US"/>
        </w:rPr>
        <w:t>the “General” tab</w:t>
      </w:r>
      <w:r w:rsidR="00B556E4">
        <w:rPr>
          <w:rFonts w:ascii="Calibri" w:eastAsia="Calibri" w:hAnsi="Calibri" w:cs="Calibri"/>
          <w:lang w:val="en-US"/>
        </w:rPr>
        <w:t xml:space="preserve"> press </w:t>
      </w:r>
      <w:r w:rsidR="00943DF3">
        <w:rPr>
          <w:rFonts w:ascii="Calibri" w:eastAsia="Calibri" w:hAnsi="Calibri" w:cs="Calibri"/>
          <w:lang w:val="en-US"/>
        </w:rPr>
        <w:t xml:space="preserve">the </w:t>
      </w:r>
      <w:r w:rsidR="00B556E4">
        <w:rPr>
          <w:rFonts w:ascii="Calibri" w:eastAsia="Calibri" w:hAnsi="Calibri" w:cs="Calibri"/>
          <w:lang w:val="en-US"/>
        </w:rPr>
        <w:t xml:space="preserve">“Open Anyway” button for the </w:t>
      </w:r>
      <w:r w:rsidR="00943DF3">
        <w:rPr>
          <w:rFonts w:ascii="Calibri" w:eastAsia="Calibri" w:hAnsi="Calibri" w:cs="Calibri"/>
          <w:lang w:val="en-US"/>
        </w:rPr>
        <w:t xml:space="preserve">file </w:t>
      </w:r>
      <w:r w:rsidR="00B556E4">
        <w:rPr>
          <w:rFonts w:ascii="Calibri" w:eastAsia="Calibri" w:hAnsi="Calibri" w:cs="Calibri"/>
          <w:lang w:val="en-US"/>
        </w:rPr>
        <w:t>“</w:t>
      </w:r>
      <w:r w:rsidR="00B556E4" w:rsidRPr="00CE5085">
        <w:rPr>
          <w:rFonts w:ascii="Calibri" w:eastAsia="Calibri" w:hAnsi="Calibri" w:cs="Calibri"/>
        </w:rPr>
        <w:t>alpha</w:t>
      </w:r>
      <w:r w:rsidR="00B556E4">
        <w:rPr>
          <w:rFonts w:ascii="Calibri" w:eastAsia="Calibri" w:hAnsi="Calibri" w:cs="Calibri"/>
        </w:rPr>
        <w:t>viz</w:t>
      </w:r>
      <w:r w:rsidR="00B556E4" w:rsidRPr="00CE5085">
        <w:rPr>
          <w:rFonts w:ascii="Calibri" w:eastAsia="Calibri" w:hAnsi="Calibri" w:cs="Calibri"/>
        </w:rPr>
        <w:t>_gui_installer_macos.pkg</w:t>
      </w:r>
      <w:r w:rsidR="00B556E4">
        <w:rPr>
          <w:rFonts w:ascii="Calibri" w:eastAsia="Calibri" w:hAnsi="Calibri" w:cs="Calibri"/>
          <w:lang w:val="en-US"/>
        </w:rPr>
        <w:t>”.</w:t>
      </w:r>
    </w:p>
    <w:p w14:paraId="30F8782B" w14:textId="22DC5ADE" w:rsidR="00CE5085" w:rsidRPr="00CE5085" w:rsidRDefault="00CE5085" w:rsidP="00CE5085">
      <w:pPr>
        <w:pStyle w:val="ListParagraph"/>
        <w:widowControl w:val="0"/>
        <w:numPr>
          <w:ilvl w:val="0"/>
          <w:numId w:val="11"/>
        </w:numPr>
        <w:spacing w:before="216" w:line="281" w:lineRule="auto"/>
        <w:jc w:val="both"/>
        <w:rPr>
          <w:rFonts w:ascii="Calibri" w:eastAsia="Calibri" w:hAnsi="Calibri" w:cs="Calibri"/>
          <w:b/>
          <w:color w:val="045082"/>
        </w:rPr>
      </w:pPr>
      <w:r>
        <w:rPr>
          <w:rFonts w:ascii="Calibri" w:eastAsia="Calibri" w:hAnsi="Calibri" w:cs="Calibri"/>
        </w:rPr>
        <w:t>Click “Continue” on the appearing “Install Alpha</w:t>
      </w:r>
      <w:r w:rsidR="00504446">
        <w:rPr>
          <w:rFonts w:ascii="Calibri" w:eastAsia="Calibri" w:hAnsi="Calibri" w:cs="Calibri"/>
        </w:rPr>
        <w:t>Viz</w:t>
      </w:r>
      <w:r>
        <w:rPr>
          <w:rFonts w:ascii="Calibri" w:eastAsia="Calibri" w:hAnsi="Calibri" w:cs="Calibri"/>
        </w:rPr>
        <w:t xml:space="preserve"> X.X.X” dialog window.</w:t>
      </w:r>
    </w:p>
    <w:p w14:paraId="4B508D81" w14:textId="594521E9" w:rsidR="00CE5085" w:rsidRDefault="00033793" w:rsidP="00033793">
      <w:pPr>
        <w:ind w:left="284"/>
        <w:jc w:val="center"/>
      </w:pPr>
      <w:r w:rsidRPr="00033793">
        <w:fldChar w:fldCharType="begin"/>
      </w:r>
      <w:r w:rsidRPr="00033793">
        <w:instrText xml:space="preserve"> INCLUDEPICTURE "https://i.gyazo.com/f80eef64854411cb8e1f4d6071b63394.png" \* MERGEFORMATINET </w:instrText>
      </w:r>
      <w:r w:rsidRPr="00033793">
        <w:fldChar w:fldCharType="separate"/>
      </w:r>
      <w:r w:rsidRPr="00033793">
        <w:rPr>
          <w:noProof/>
        </w:rPr>
        <w:drawing>
          <wp:inline distT="0" distB="0" distL="0" distR="0" wp14:anchorId="1173EDC1" wp14:editId="41FD9C61">
            <wp:extent cx="3963600" cy="2826212"/>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3600" cy="2826212"/>
                    </a:xfrm>
                    <a:prstGeom prst="rect">
                      <a:avLst/>
                    </a:prstGeom>
                    <a:noFill/>
                    <a:ln>
                      <a:noFill/>
                    </a:ln>
                  </pic:spPr>
                </pic:pic>
              </a:graphicData>
            </a:graphic>
          </wp:inline>
        </w:drawing>
      </w:r>
      <w:r w:rsidRPr="00033793">
        <w:fldChar w:fldCharType="end"/>
      </w:r>
    </w:p>
    <w:p w14:paraId="4C32C022" w14:textId="77777777" w:rsidR="00C16482" w:rsidRPr="00033793" w:rsidRDefault="00C16482" w:rsidP="00033793">
      <w:pPr>
        <w:ind w:left="284"/>
        <w:jc w:val="center"/>
      </w:pPr>
    </w:p>
    <w:p w14:paraId="43B9E8D9" w14:textId="61911A6D" w:rsidR="00C16482" w:rsidRPr="00C16482" w:rsidRDefault="00C16482" w:rsidP="00C16482">
      <w:pPr>
        <w:pStyle w:val="ListParagraph"/>
        <w:numPr>
          <w:ilvl w:val="0"/>
          <w:numId w:val="11"/>
        </w:numPr>
        <w:rPr>
          <w:rFonts w:asciiTheme="majorHAnsi" w:hAnsiTheme="majorHAnsi" w:cstheme="majorHAnsi"/>
        </w:rPr>
      </w:pPr>
      <w:r w:rsidRPr="00C16482">
        <w:rPr>
          <w:rFonts w:asciiTheme="majorHAnsi" w:hAnsiTheme="majorHAnsi" w:cstheme="majorHAnsi"/>
        </w:rPr>
        <w:lastRenderedPageBreak/>
        <w:t xml:space="preserve">In the </w:t>
      </w:r>
      <w:r w:rsidRPr="00C16482">
        <w:rPr>
          <w:rFonts w:asciiTheme="majorHAnsi" w:hAnsiTheme="majorHAnsi" w:cstheme="majorHAnsi"/>
          <w:b/>
          <w:bCs/>
        </w:rPr>
        <w:t>License</w:t>
      </w:r>
      <w:r w:rsidRPr="00C16482">
        <w:rPr>
          <w:rFonts w:asciiTheme="majorHAnsi" w:hAnsiTheme="majorHAnsi" w:cstheme="majorHAnsi"/>
        </w:rPr>
        <w:t xml:space="preserve"> section</w:t>
      </w:r>
      <w:r w:rsidR="00582E49">
        <w:rPr>
          <w:rFonts w:asciiTheme="majorHAnsi" w:hAnsiTheme="majorHAnsi" w:cstheme="majorHAnsi"/>
          <w:lang w:val="en-US"/>
        </w:rPr>
        <w:t>,</w:t>
      </w:r>
      <w:r w:rsidRPr="00C16482">
        <w:rPr>
          <w:rFonts w:asciiTheme="majorHAnsi" w:hAnsiTheme="majorHAnsi" w:cstheme="majorHAnsi"/>
        </w:rPr>
        <w:t xml:space="preserve"> the Software License Agreement (Apache License) will be shown for you. To continue the installation, press "Continue" button and in the appeared pop-up window you need to agree with the license.  </w:t>
      </w:r>
    </w:p>
    <w:p w14:paraId="2631F1F0" w14:textId="77777777" w:rsidR="00033793" w:rsidRPr="00C16482" w:rsidRDefault="00033793" w:rsidP="00033793">
      <w:pPr>
        <w:pStyle w:val="ListParagraph"/>
        <w:ind w:left="722"/>
        <w:rPr>
          <w:lang w:val="en-US"/>
        </w:rPr>
      </w:pPr>
    </w:p>
    <w:p w14:paraId="21FC4FDF" w14:textId="37BFB141" w:rsidR="00033793" w:rsidRDefault="00033793" w:rsidP="00033793">
      <w:pPr>
        <w:widowControl w:val="0"/>
        <w:spacing w:before="216" w:line="281" w:lineRule="auto"/>
        <w:ind w:left="362"/>
        <w:jc w:val="center"/>
      </w:pPr>
      <w:r w:rsidRPr="00033793">
        <w:fldChar w:fldCharType="begin"/>
      </w:r>
      <w:r w:rsidRPr="00033793">
        <w:instrText xml:space="preserve"> INCLUDEPICTURE "https://i.gyazo.com/c5eddf14ac4616e1857074c9e617eba9.png" \* MERGEFORMATINET </w:instrText>
      </w:r>
      <w:r w:rsidRPr="00033793">
        <w:fldChar w:fldCharType="separate"/>
      </w:r>
      <w:r w:rsidRPr="00033793">
        <w:rPr>
          <w:noProof/>
        </w:rPr>
        <w:drawing>
          <wp:inline distT="0" distB="0" distL="0" distR="0" wp14:anchorId="06D63E67" wp14:editId="3965093C">
            <wp:extent cx="3960000" cy="2845514"/>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0000" cy="2845514"/>
                    </a:xfrm>
                    <a:prstGeom prst="rect">
                      <a:avLst/>
                    </a:prstGeom>
                    <a:noFill/>
                    <a:ln>
                      <a:noFill/>
                    </a:ln>
                  </pic:spPr>
                </pic:pic>
              </a:graphicData>
            </a:graphic>
          </wp:inline>
        </w:drawing>
      </w:r>
      <w:r w:rsidRPr="00033793">
        <w:fldChar w:fldCharType="end"/>
      </w:r>
    </w:p>
    <w:p w14:paraId="4FFFD970" w14:textId="77777777" w:rsidR="006640B2" w:rsidRPr="00033793" w:rsidRDefault="006640B2" w:rsidP="00033793">
      <w:pPr>
        <w:widowControl w:val="0"/>
        <w:spacing w:before="216" w:line="281" w:lineRule="auto"/>
        <w:ind w:left="362"/>
        <w:jc w:val="center"/>
        <w:rPr>
          <w:rFonts w:ascii="Calibri" w:eastAsia="Calibri" w:hAnsi="Calibri" w:cs="Calibri"/>
          <w:b/>
          <w:color w:val="045082"/>
        </w:rPr>
      </w:pPr>
    </w:p>
    <w:p w14:paraId="37D333BF" w14:textId="012A1906" w:rsidR="003D350C" w:rsidRPr="006640B2" w:rsidRDefault="00C16482" w:rsidP="003D350C">
      <w:pPr>
        <w:pStyle w:val="ListParagraph"/>
        <w:widowControl w:val="0"/>
        <w:numPr>
          <w:ilvl w:val="0"/>
          <w:numId w:val="11"/>
        </w:numPr>
        <w:spacing w:before="216" w:line="281" w:lineRule="auto"/>
        <w:jc w:val="both"/>
        <w:rPr>
          <w:rFonts w:ascii="Calibri" w:eastAsia="Calibri" w:hAnsi="Calibri" w:cs="Calibri"/>
        </w:rPr>
      </w:pPr>
      <w:r>
        <w:rPr>
          <w:rFonts w:ascii="Calibri" w:eastAsia="Calibri" w:hAnsi="Calibri" w:cs="Calibri"/>
        </w:rPr>
        <w:t xml:space="preserve">Press </w:t>
      </w:r>
      <w:r w:rsidR="00CE5085">
        <w:rPr>
          <w:rFonts w:ascii="Calibri" w:eastAsia="Calibri" w:hAnsi="Calibri" w:cs="Calibri"/>
        </w:rPr>
        <w:t>“Install” to start the installation</w:t>
      </w:r>
      <w:r w:rsidR="006640B2">
        <w:rPr>
          <w:rFonts w:ascii="Calibri" w:eastAsia="Calibri" w:hAnsi="Calibri" w:cs="Calibri"/>
        </w:rPr>
        <w:t xml:space="preserve"> (the size of the whole package is around </w:t>
      </w:r>
      <w:r w:rsidR="006640B2" w:rsidRPr="006640B2">
        <w:rPr>
          <w:rFonts w:ascii="Calibri" w:eastAsia="Calibri" w:hAnsi="Calibri" w:cs="Calibri"/>
        </w:rPr>
        <w:t>800</w:t>
      </w:r>
      <w:r w:rsidR="006640B2">
        <w:rPr>
          <w:rFonts w:ascii="Calibri" w:eastAsia="Calibri" w:hAnsi="Calibri" w:cs="Calibri"/>
        </w:rPr>
        <w:t xml:space="preserve"> MB)</w:t>
      </w:r>
      <w:r w:rsidR="00CE5085">
        <w:rPr>
          <w:rFonts w:ascii="Calibri" w:eastAsia="Calibri" w:hAnsi="Calibri" w:cs="Calibri"/>
        </w:rPr>
        <w:t xml:space="preserve">. This might take a few </w:t>
      </w:r>
      <w:commentRangeStart w:id="106"/>
      <w:commentRangeStart w:id="107"/>
      <w:r w:rsidR="00CE5085">
        <w:rPr>
          <w:rFonts w:ascii="Calibri" w:eastAsia="Calibri" w:hAnsi="Calibri" w:cs="Calibri"/>
        </w:rPr>
        <w:t>minutes</w:t>
      </w:r>
      <w:commentRangeEnd w:id="106"/>
      <w:r w:rsidR="00582E49">
        <w:rPr>
          <w:rStyle w:val="CommentReference"/>
        </w:rPr>
        <w:commentReference w:id="106"/>
      </w:r>
      <w:commentRangeEnd w:id="107"/>
      <w:r w:rsidR="00943DF3">
        <w:rPr>
          <w:rStyle w:val="CommentReference"/>
        </w:rPr>
        <w:commentReference w:id="107"/>
      </w:r>
      <w:r w:rsidR="00CE5085">
        <w:rPr>
          <w:rFonts w:ascii="Calibri" w:eastAsia="Calibri" w:hAnsi="Calibri" w:cs="Calibri"/>
        </w:rPr>
        <w:t xml:space="preserve">. </w:t>
      </w:r>
    </w:p>
    <w:p w14:paraId="6FF1CC21" w14:textId="0B838872" w:rsidR="006640B2" w:rsidRPr="006640B2" w:rsidRDefault="006640B2" w:rsidP="006640B2">
      <w:pPr>
        <w:ind w:left="362"/>
        <w:jc w:val="center"/>
      </w:pPr>
      <w:r w:rsidRPr="006640B2">
        <w:fldChar w:fldCharType="begin"/>
      </w:r>
      <w:r w:rsidRPr="006640B2">
        <w:instrText xml:space="preserve"> INCLUDEPICTURE "https://i.gyazo.com/0392d3237cd40afc07b13f0c7b9b2bbc.png" \* MERGEFORMATINET </w:instrText>
      </w:r>
      <w:r w:rsidRPr="006640B2">
        <w:fldChar w:fldCharType="separate"/>
      </w:r>
      <w:r w:rsidRPr="006640B2">
        <w:rPr>
          <w:noProof/>
        </w:rPr>
        <w:drawing>
          <wp:inline distT="0" distB="0" distL="0" distR="0" wp14:anchorId="79313601" wp14:editId="74200E06">
            <wp:extent cx="3960000" cy="282406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2824065"/>
                    </a:xfrm>
                    <a:prstGeom prst="rect">
                      <a:avLst/>
                    </a:prstGeom>
                    <a:noFill/>
                    <a:ln>
                      <a:noFill/>
                    </a:ln>
                  </pic:spPr>
                </pic:pic>
              </a:graphicData>
            </a:graphic>
          </wp:inline>
        </w:drawing>
      </w:r>
      <w:r w:rsidRPr="006640B2">
        <w:fldChar w:fldCharType="end"/>
      </w:r>
    </w:p>
    <w:p w14:paraId="659CC7F0" w14:textId="2491BBF4" w:rsidR="00CE5085" w:rsidRPr="00CE5085" w:rsidRDefault="00CE5085" w:rsidP="00207699">
      <w:pPr>
        <w:widowControl w:val="0"/>
        <w:spacing w:before="120" w:line="281" w:lineRule="auto"/>
        <w:ind w:left="363"/>
        <w:jc w:val="center"/>
        <w:rPr>
          <w:rFonts w:ascii="Calibri" w:eastAsia="Calibri" w:hAnsi="Calibri" w:cs="Calibri"/>
          <w:b/>
          <w:color w:val="045082"/>
        </w:rPr>
      </w:pPr>
    </w:p>
    <w:p w14:paraId="6F9F225A" w14:textId="6586BA17" w:rsidR="003D350C" w:rsidRPr="006640B2" w:rsidRDefault="00CE5085" w:rsidP="003D350C">
      <w:pPr>
        <w:pStyle w:val="ListParagraph"/>
        <w:widowControl w:val="0"/>
        <w:numPr>
          <w:ilvl w:val="0"/>
          <w:numId w:val="11"/>
        </w:numPr>
        <w:spacing w:before="216" w:line="281" w:lineRule="auto"/>
        <w:jc w:val="both"/>
        <w:rPr>
          <w:rFonts w:ascii="Calibri" w:eastAsia="Calibri" w:hAnsi="Calibri" w:cs="Calibri"/>
          <w:b/>
          <w:color w:val="045082"/>
        </w:rPr>
      </w:pPr>
      <w:r>
        <w:rPr>
          <w:rFonts w:ascii="Calibri" w:eastAsia="Calibri" w:hAnsi="Calibri" w:cs="Calibri"/>
        </w:rPr>
        <w:t>Click “Close” to quit the installation menu. Alpha</w:t>
      </w:r>
      <w:r w:rsidR="00504446">
        <w:rPr>
          <w:rFonts w:ascii="Calibri" w:eastAsia="Calibri" w:hAnsi="Calibri" w:cs="Calibri"/>
        </w:rPr>
        <w:t>Viz</w:t>
      </w:r>
      <w:r>
        <w:rPr>
          <w:rFonts w:ascii="Calibri" w:eastAsia="Calibri" w:hAnsi="Calibri" w:cs="Calibri"/>
        </w:rPr>
        <w:t xml:space="preserve"> is now available in </w:t>
      </w:r>
      <w:r w:rsidR="006640B2">
        <w:rPr>
          <w:rFonts w:ascii="Calibri" w:eastAsia="Calibri" w:hAnsi="Calibri" w:cs="Calibri"/>
        </w:rPr>
        <w:t>the</w:t>
      </w:r>
      <w:r>
        <w:rPr>
          <w:rFonts w:ascii="Calibri" w:eastAsia="Calibri" w:hAnsi="Calibri" w:cs="Calibri"/>
        </w:rPr>
        <w:t xml:space="preserve"> applications </w:t>
      </w:r>
      <w:r>
        <w:rPr>
          <w:rFonts w:ascii="Calibri" w:eastAsia="Calibri" w:hAnsi="Calibri" w:cs="Calibri"/>
        </w:rPr>
        <w:lastRenderedPageBreak/>
        <w:t xml:space="preserve">folder on your MacOS. </w:t>
      </w:r>
    </w:p>
    <w:p w14:paraId="7C9DF14C" w14:textId="77777777" w:rsidR="006640B2" w:rsidRPr="003D350C" w:rsidRDefault="006640B2" w:rsidP="006640B2">
      <w:pPr>
        <w:pStyle w:val="ListParagraph"/>
        <w:widowControl w:val="0"/>
        <w:spacing w:before="216" w:line="281" w:lineRule="auto"/>
        <w:ind w:left="722"/>
        <w:jc w:val="both"/>
        <w:rPr>
          <w:rFonts w:ascii="Calibri" w:eastAsia="Calibri" w:hAnsi="Calibri" w:cs="Calibri"/>
          <w:b/>
          <w:color w:val="045082"/>
        </w:rPr>
      </w:pPr>
    </w:p>
    <w:p w14:paraId="3E59A19B" w14:textId="54446653" w:rsidR="00CE5085" w:rsidRDefault="006640B2" w:rsidP="006640B2">
      <w:pPr>
        <w:ind w:left="362"/>
        <w:jc w:val="center"/>
      </w:pPr>
      <w:r>
        <w:fldChar w:fldCharType="begin"/>
      </w:r>
      <w:r>
        <w:instrText xml:space="preserve"> INCLUDEPICTURE "https://i.gyazo.com/19f5f967097531bf1108b34157f8c8cc.png" \* MERGEFORMATINET </w:instrText>
      </w:r>
      <w:r>
        <w:fldChar w:fldCharType="separate"/>
      </w:r>
      <w:r>
        <w:rPr>
          <w:noProof/>
        </w:rPr>
        <w:drawing>
          <wp:inline distT="0" distB="0" distL="0" distR="0" wp14:anchorId="0EBEFB4F" wp14:editId="0CC6E41C">
            <wp:extent cx="3960000" cy="282364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0000" cy="2823645"/>
                    </a:xfrm>
                    <a:prstGeom prst="rect">
                      <a:avLst/>
                    </a:prstGeom>
                    <a:noFill/>
                    <a:ln>
                      <a:noFill/>
                    </a:ln>
                  </pic:spPr>
                </pic:pic>
              </a:graphicData>
            </a:graphic>
          </wp:inline>
        </w:drawing>
      </w:r>
      <w:r>
        <w:fldChar w:fldCharType="end"/>
      </w:r>
    </w:p>
    <w:p w14:paraId="5F166627" w14:textId="77777777" w:rsidR="006640B2" w:rsidRPr="006640B2" w:rsidRDefault="006640B2" w:rsidP="006640B2">
      <w:pPr>
        <w:ind w:left="362"/>
        <w:jc w:val="center"/>
      </w:pPr>
    </w:p>
    <w:p w14:paraId="4270A47A" w14:textId="21A7864B" w:rsidR="00207699" w:rsidRDefault="00207699">
      <w:pPr>
        <w:rPr>
          <w:rFonts w:ascii="Calibri" w:eastAsia="Calibri" w:hAnsi="Calibri" w:cs="Calibri"/>
          <w:b/>
          <w:color w:val="045082"/>
          <w:sz w:val="40"/>
          <w:szCs w:val="40"/>
        </w:rPr>
      </w:pPr>
      <w:commentRangeStart w:id="108"/>
      <w:commentRangeStart w:id="109"/>
    </w:p>
    <w:p w14:paraId="27C89015" w14:textId="77777777" w:rsidR="00FD2FF9" w:rsidRDefault="00FD2FF9">
      <w:pPr>
        <w:spacing w:line="276" w:lineRule="auto"/>
        <w:rPr>
          <w:rFonts w:ascii="Calibri" w:eastAsia="Calibri" w:hAnsi="Calibri" w:cs="Calibri"/>
          <w:b/>
          <w:color w:val="045082"/>
          <w:sz w:val="40"/>
          <w:szCs w:val="40"/>
        </w:rPr>
      </w:pPr>
      <w:r>
        <w:br w:type="page"/>
      </w:r>
      <w:commentRangeEnd w:id="108"/>
      <w:r w:rsidR="00326567">
        <w:rPr>
          <w:rStyle w:val="CommentReference"/>
        </w:rPr>
        <w:commentReference w:id="108"/>
      </w:r>
      <w:commentRangeEnd w:id="109"/>
      <w:r w:rsidR="00943DF3">
        <w:rPr>
          <w:rStyle w:val="CommentReference"/>
        </w:rPr>
        <w:commentReference w:id="109"/>
      </w:r>
    </w:p>
    <w:p w14:paraId="5F5ECF08" w14:textId="026D9A54" w:rsidR="007D25F9" w:rsidRDefault="0050396F" w:rsidP="00060FCE">
      <w:pPr>
        <w:pStyle w:val="Heading1"/>
      </w:pPr>
      <w:bookmarkStart w:id="110" w:name="_Toc94280936"/>
      <w:r>
        <w:lastRenderedPageBreak/>
        <w:t>How to use Alpha</w:t>
      </w:r>
      <w:r w:rsidR="00EC258C">
        <w:t>Viz</w:t>
      </w:r>
      <w:bookmarkEnd w:id="110"/>
    </w:p>
    <w:p w14:paraId="4D1A9786" w14:textId="44BF9FDC" w:rsidR="00AB4EF9" w:rsidRDefault="0050396F">
      <w:pPr>
        <w:widowControl w:val="0"/>
        <w:spacing w:line="281" w:lineRule="auto"/>
        <w:ind w:left="8" w:hanging="6"/>
        <w:jc w:val="center"/>
        <w:rPr>
          <w:rFonts w:ascii="Calibri" w:eastAsia="Calibri" w:hAnsi="Calibri" w:cs="Calibri"/>
        </w:rPr>
      </w:pPr>
      <w:r>
        <w:rPr>
          <w:rFonts w:ascii="Calibri" w:eastAsia="Calibri" w:hAnsi="Calibri" w:cs="Calibri"/>
          <w:noProof/>
        </w:rPr>
        <mc:AlternateContent>
          <mc:Choice Requires="wpg">
            <w:drawing>
              <wp:inline distT="114300" distB="114300" distL="114300" distR="114300" wp14:anchorId="3DB3745F" wp14:editId="4529B740">
                <wp:extent cx="3403158" cy="96741"/>
                <wp:effectExtent l="0" t="12700" r="26035" b="30480"/>
                <wp:docPr id="7" name="Group 7"/>
                <wp:cNvGraphicFramePr/>
                <a:graphic xmlns:a="http://schemas.openxmlformats.org/drawingml/2006/main">
                  <a:graphicData uri="http://schemas.microsoft.com/office/word/2010/wordprocessingGroup">
                    <wpg:wgp>
                      <wpg:cNvGrpSpPr/>
                      <wpg:grpSpPr>
                        <a:xfrm flipV="1">
                          <a:off x="0" y="0"/>
                          <a:ext cx="3403158" cy="96741"/>
                          <a:chOff x="3442325" y="1396325"/>
                          <a:chExt cx="2928300" cy="84525"/>
                        </a:xfrm>
                      </wpg:grpSpPr>
                      <wps:wsp>
                        <wps:cNvPr id="8" name="Straight Arrow Connector 8"/>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9" name="Straight Arrow Connector 9"/>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w:pict>
              <v:group w14:anchorId="0D4C6F64" id="Group 7" o:spid="_x0000_s1026" style="width:267.95pt;height:7.6pt;flip:y;mso-position-horizontal-relative:char;mso-position-vertical-relative:line" coordorigin="34423,13963"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">
                <v:shape id="Straight Arrow Connector 8" o:spid="_x0000_s1027" type="#_x0000_t32" style="position:absolute;left:34423;top:13963;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" strokecolor="#045082" strokeweight="3pt"/>
                <v:shape id="Straight Arrow Connector 9" o:spid="_x0000_s1028" type="#_x0000_t32" style="position:absolute;left:34423;top:14808;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" strokecolor="#045082" strokeweight="3pt"/>
                <w10:anchorlock/>
              </v:group>
            </w:pict>
          </mc:Fallback>
        </mc:AlternateContent>
      </w:r>
    </w:p>
    <w:p w14:paraId="2D79287B" w14:textId="3BDB4A52" w:rsidR="00AB4EF9" w:rsidRDefault="00AB4EF9" w:rsidP="00C63FD8">
      <w:pPr>
        <w:widowControl w:val="0"/>
        <w:spacing w:line="281" w:lineRule="auto"/>
        <w:rPr>
          <w:rFonts w:ascii="Calibri" w:eastAsia="Calibri" w:hAnsi="Calibri" w:cs="Calibri"/>
        </w:rPr>
      </w:pPr>
    </w:p>
    <w:p w14:paraId="66617C87" w14:textId="41C627D6" w:rsidR="00954B51" w:rsidRDefault="004407D0" w:rsidP="00954B51">
      <w:r>
        <w:rPr>
          <w:noProof/>
        </w:rPr>
        <mc:AlternateContent>
          <mc:Choice Requires="wps">
            <w:drawing>
              <wp:anchor distT="0" distB="0" distL="114300" distR="114300" simplePos="0" relativeHeight="251693055" behindDoc="0" locked="0" layoutInCell="1" allowOverlap="1" wp14:anchorId="584FA299" wp14:editId="6C67EB1D">
                <wp:simplePos x="0" y="0"/>
                <wp:positionH relativeFrom="column">
                  <wp:posOffset>4614545</wp:posOffset>
                </wp:positionH>
                <wp:positionV relativeFrom="paragraph">
                  <wp:posOffset>252730</wp:posOffset>
                </wp:positionV>
                <wp:extent cx="1256400" cy="122400"/>
                <wp:effectExtent l="50800" t="25400" r="39370" b="81280"/>
                <wp:wrapNone/>
                <wp:docPr id="86" name="Rectangle 86"/>
                <wp:cNvGraphicFramePr/>
                <a:graphic xmlns:a="http://schemas.openxmlformats.org/drawingml/2006/main">
                  <a:graphicData uri="http://schemas.microsoft.com/office/word/2010/wordprocessingShape">
                    <wps:wsp>
                      <wps:cNvSpPr/>
                      <wps:spPr>
                        <a:xfrm>
                          <a:off x="0" y="0"/>
                          <a:ext cx="1256400" cy="122400"/>
                        </a:xfrm>
                        <a:prstGeom prst="rect">
                          <a:avLst/>
                        </a:prstGeom>
                        <a:solidFill>
                          <a:srgbClr val="35363A"/>
                        </a:solidFill>
                        <a:ln>
                          <a:solidFill>
                            <a:srgbClr val="35363A"/>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1A7C3" id="Rectangle 86" o:spid="_x0000_s1026" style="position:absolute;margin-left:363.35pt;margin-top:19.9pt;width:98.95pt;height:9.65pt;z-index:251693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" fillcolor="#35363a" strokecolor="#35363a">
                <v:shadow on="t" color="black" opacity="22937f" origin=",.5" offset="0,.63889mm"/>
              </v:rect>
            </w:pict>
          </mc:Fallback>
        </mc:AlternateContent>
      </w:r>
      <w:r w:rsidRPr="004407D0">
        <w:fldChar w:fldCharType="begin"/>
      </w:r>
      <w:r w:rsidRPr="004407D0">
        <w:instrText xml:space="preserve"> INCLUDEPICTURE "/var/folders/rf/jnkv3x4d1_10ccxmsknwnc100000gn/T/com.microsoft.Word/WebArchiveCopyPasteTempFiles/ab7f5e9f72cdc51760258f216c70d805.png" \* MERGEFORMATINET </w:instrText>
      </w:r>
      <w:r w:rsidRPr="004407D0">
        <w:fldChar w:fldCharType="separate"/>
      </w:r>
      <w:r w:rsidRPr="004407D0">
        <w:rPr>
          <w:noProof/>
        </w:rPr>
        <w:drawing>
          <wp:inline distT="0" distB="0" distL="0" distR="0" wp14:anchorId="0860E2E5" wp14:editId="69B3A1B5">
            <wp:extent cx="5979160" cy="22440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9160" cy="2244090"/>
                    </a:xfrm>
                    <a:prstGeom prst="rect">
                      <a:avLst/>
                    </a:prstGeom>
                    <a:noFill/>
                    <a:ln>
                      <a:noFill/>
                    </a:ln>
                  </pic:spPr>
                </pic:pic>
              </a:graphicData>
            </a:graphic>
          </wp:inline>
        </w:drawing>
      </w:r>
      <w:r w:rsidRPr="004407D0">
        <w:fldChar w:fldCharType="end"/>
      </w:r>
    </w:p>
    <w:p w14:paraId="18329DBA" w14:textId="4EB50360" w:rsidR="00AB4EF9" w:rsidRDefault="00AB4EF9" w:rsidP="00EC258C">
      <w:pPr>
        <w:widowControl w:val="0"/>
        <w:spacing w:line="281" w:lineRule="auto"/>
        <w:rPr>
          <w:rFonts w:ascii="Calibri" w:eastAsia="Calibri" w:hAnsi="Calibri" w:cs="Calibri"/>
        </w:rPr>
      </w:pPr>
    </w:p>
    <w:p w14:paraId="114F5152" w14:textId="26A9916B" w:rsidR="00D748CF" w:rsidRDefault="00D748CF" w:rsidP="00D748CF">
      <w:pPr>
        <w:widowControl w:val="0"/>
        <w:spacing w:line="281" w:lineRule="auto"/>
        <w:jc w:val="both"/>
        <w:rPr>
          <w:rFonts w:ascii="Calibri" w:eastAsia="Calibri" w:hAnsi="Calibri" w:cs="Calibri"/>
          <w:lang w:val="en-US"/>
        </w:rPr>
      </w:pPr>
      <w:r>
        <w:rPr>
          <w:rFonts w:ascii="Calibri" w:eastAsia="Calibri" w:hAnsi="Calibri" w:cs="Calibri"/>
          <w:lang w:val="en-US"/>
        </w:rPr>
        <w:t xml:space="preserve">After launching </w:t>
      </w:r>
      <w:proofErr w:type="spellStart"/>
      <w:r>
        <w:rPr>
          <w:rFonts w:ascii="Calibri" w:eastAsia="Calibri" w:hAnsi="Calibri" w:cs="Calibri"/>
          <w:lang w:val="en-US"/>
        </w:rPr>
        <w:t>AlphaViz</w:t>
      </w:r>
      <w:proofErr w:type="spellEnd"/>
      <w:r>
        <w:rPr>
          <w:rFonts w:ascii="Calibri" w:eastAsia="Calibri" w:hAnsi="Calibri" w:cs="Calibri"/>
          <w:lang w:val="en-US"/>
        </w:rPr>
        <w:t xml:space="preserve">, </w:t>
      </w:r>
      <w:r w:rsidR="00954B51">
        <w:rPr>
          <w:rFonts w:ascii="Calibri" w:eastAsia="Calibri" w:hAnsi="Calibri" w:cs="Calibri"/>
          <w:lang w:val="en-US"/>
        </w:rPr>
        <w:t xml:space="preserve">firstly </w:t>
      </w:r>
      <w:r>
        <w:rPr>
          <w:rFonts w:ascii="Calibri" w:eastAsia="Calibri" w:hAnsi="Calibri" w:cs="Calibri"/>
          <w:lang w:val="en-US"/>
        </w:rPr>
        <w:t>a terminal window will open containing the tool’s information</w:t>
      </w:r>
      <w:r w:rsidR="00954B51">
        <w:rPr>
          <w:rFonts w:ascii="Calibri" w:eastAsia="Calibri" w:hAnsi="Calibri" w:cs="Calibri"/>
          <w:lang w:val="en-US"/>
        </w:rPr>
        <w:t xml:space="preserve"> </w:t>
      </w:r>
      <w:r w:rsidR="006F6F32">
        <w:rPr>
          <w:rFonts w:ascii="Calibri" w:eastAsia="Calibri" w:hAnsi="Calibri" w:cs="Calibri"/>
          <w:lang w:val="en-US"/>
        </w:rPr>
        <w:t>(in the background) as well as a n</w:t>
      </w:r>
      <w:r>
        <w:rPr>
          <w:rFonts w:ascii="Calibri" w:eastAsia="Calibri" w:hAnsi="Calibri" w:cs="Calibri"/>
          <w:lang w:val="en-US"/>
        </w:rPr>
        <w:t xml:space="preserve">ew </w:t>
      </w:r>
      <w:r w:rsidR="006F6F32">
        <w:rPr>
          <w:rFonts w:ascii="Calibri" w:eastAsia="Calibri" w:hAnsi="Calibri" w:cs="Calibri"/>
          <w:lang w:val="en-US"/>
        </w:rPr>
        <w:t xml:space="preserve">browser </w:t>
      </w:r>
      <w:r>
        <w:rPr>
          <w:rFonts w:ascii="Calibri" w:eastAsia="Calibri" w:hAnsi="Calibri" w:cs="Calibri"/>
          <w:lang w:val="en-US"/>
        </w:rPr>
        <w:t xml:space="preserve">tab </w:t>
      </w:r>
      <w:r w:rsidR="00954B51">
        <w:rPr>
          <w:rFonts w:ascii="Calibri" w:eastAsia="Calibri" w:hAnsi="Calibri" w:cs="Calibri"/>
          <w:lang w:val="en-US"/>
        </w:rPr>
        <w:t>called “</w:t>
      </w:r>
      <w:proofErr w:type="spellStart"/>
      <w:r w:rsidR="00954B51">
        <w:rPr>
          <w:rFonts w:ascii="Calibri" w:eastAsia="Calibri" w:hAnsi="Calibri" w:cs="Calibri"/>
          <w:lang w:val="en-US"/>
        </w:rPr>
        <w:t>AlphaViz</w:t>
      </w:r>
      <w:proofErr w:type="spellEnd"/>
      <w:r w:rsidR="00954B51">
        <w:rPr>
          <w:rFonts w:ascii="Calibri" w:eastAsia="Calibri" w:hAnsi="Calibri" w:cs="Calibri"/>
          <w:lang w:val="en-US"/>
        </w:rPr>
        <w:t xml:space="preserve"> X.X.X” </w:t>
      </w:r>
      <w:r>
        <w:rPr>
          <w:rFonts w:ascii="Calibri" w:eastAsia="Calibri" w:hAnsi="Calibri" w:cs="Calibri"/>
          <w:lang w:val="en-US"/>
        </w:rPr>
        <w:t xml:space="preserve">in </w:t>
      </w:r>
      <w:r w:rsidR="006F6F32">
        <w:rPr>
          <w:rFonts w:ascii="Calibri" w:eastAsia="Calibri" w:hAnsi="Calibri" w:cs="Calibri"/>
          <w:lang w:val="en-US"/>
        </w:rPr>
        <w:t xml:space="preserve">your </w:t>
      </w:r>
      <w:r>
        <w:rPr>
          <w:rFonts w:ascii="Calibri" w:eastAsia="Calibri" w:hAnsi="Calibri" w:cs="Calibri"/>
          <w:lang w:val="en-US"/>
        </w:rPr>
        <w:t xml:space="preserve">default browser </w:t>
      </w:r>
      <w:r w:rsidR="00954B51" w:rsidRPr="00954B51">
        <w:rPr>
          <w:rFonts w:ascii="Calibri" w:eastAsia="Calibri" w:hAnsi="Calibri" w:cs="Calibri"/>
          <w:lang w:val="en-US"/>
        </w:rPr>
        <w:t>with the “</w:t>
      </w:r>
      <w:proofErr w:type="spellStart"/>
      <w:proofErr w:type="gramStart"/>
      <w:r w:rsidR="00954B51" w:rsidRPr="00954B51">
        <w:rPr>
          <w:rFonts w:ascii="Calibri" w:eastAsia="Calibri" w:hAnsi="Calibri" w:cs="Calibri"/>
          <w:lang w:val="en-US"/>
        </w:rPr>
        <w:t>localhost:XXXXX</w:t>
      </w:r>
      <w:proofErr w:type="spellEnd"/>
      <w:proofErr w:type="gramEnd"/>
      <w:r w:rsidR="00954B51" w:rsidRPr="00954B51">
        <w:rPr>
          <w:rFonts w:ascii="Calibri" w:eastAsia="Calibri" w:hAnsi="Calibri" w:cs="Calibri"/>
          <w:lang w:val="en-US"/>
        </w:rPr>
        <w:t>”</w:t>
      </w:r>
      <w:r w:rsidR="00954B51">
        <w:rPr>
          <w:rFonts w:ascii="Calibri" w:eastAsia="Calibri" w:hAnsi="Calibri" w:cs="Calibri"/>
          <w:lang w:val="en-US"/>
        </w:rPr>
        <w:t xml:space="preserve"> URL. For </w:t>
      </w:r>
      <w:r w:rsidR="006F6F32">
        <w:rPr>
          <w:rFonts w:ascii="Calibri" w:eastAsia="Calibri" w:hAnsi="Calibri" w:cs="Calibri"/>
          <w:lang w:val="en-US"/>
        </w:rPr>
        <w:t xml:space="preserve">optimal </w:t>
      </w:r>
      <w:r w:rsidR="00954B51">
        <w:rPr>
          <w:rFonts w:ascii="Calibri" w:eastAsia="Calibri" w:hAnsi="Calibri" w:cs="Calibri"/>
          <w:lang w:val="en-US"/>
        </w:rPr>
        <w:t>performance, we recommend to use Google Chrome or Mozilla Firefox. To close the tool, just close the opened “</w:t>
      </w:r>
      <w:proofErr w:type="spellStart"/>
      <w:r w:rsidR="00954B51">
        <w:rPr>
          <w:rFonts w:ascii="Calibri" w:eastAsia="Calibri" w:hAnsi="Calibri" w:cs="Calibri"/>
          <w:lang w:val="en-US"/>
        </w:rPr>
        <w:t>AlphaViz</w:t>
      </w:r>
      <w:proofErr w:type="spellEnd"/>
      <w:r w:rsidR="00954B51">
        <w:rPr>
          <w:rFonts w:ascii="Calibri" w:eastAsia="Calibri" w:hAnsi="Calibri" w:cs="Calibri"/>
          <w:lang w:val="en-US"/>
        </w:rPr>
        <w:t xml:space="preserve"> X.X.X” tab or press “Ctrl + c” in the running terminal window.</w:t>
      </w:r>
      <w:r w:rsidR="00C63FD8">
        <w:rPr>
          <w:rFonts w:ascii="Calibri" w:eastAsia="Calibri" w:hAnsi="Calibri" w:cs="Calibri"/>
          <w:lang w:val="en-US"/>
        </w:rPr>
        <w:t xml:space="preserve"> </w:t>
      </w:r>
    </w:p>
    <w:p w14:paraId="7547E4E3" w14:textId="6224D54B" w:rsidR="00C63FD8" w:rsidRDefault="00C63FD8" w:rsidP="00D748CF">
      <w:pPr>
        <w:widowControl w:val="0"/>
        <w:spacing w:line="281" w:lineRule="auto"/>
        <w:jc w:val="both"/>
        <w:rPr>
          <w:rFonts w:ascii="Calibri" w:eastAsia="Calibri" w:hAnsi="Calibri" w:cs="Calibri"/>
          <w:lang w:val="en-US"/>
        </w:rPr>
      </w:pPr>
    </w:p>
    <w:p w14:paraId="606ACC43" w14:textId="6EFFD4BB" w:rsidR="00C63FD8" w:rsidRDefault="006F6F32" w:rsidP="00D748CF">
      <w:pPr>
        <w:widowControl w:val="0"/>
        <w:spacing w:line="281" w:lineRule="auto"/>
        <w:jc w:val="both"/>
        <w:rPr>
          <w:rFonts w:ascii="Calibri" w:eastAsia="Calibri" w:hAnsi="Calibri" w:cs="Calibri"/>
          <w:lang w:val="en-US"/>
        </w:rPr>
      </w:pPr>
      <w:r>
        <w:rPr>
          <w:rFonts w:ascii="Calibri" w:eastAsia="Calibri" w:hAnsi="Calibri" w:cs="Calibri"/>
          <w:lang w:val="en-US"/>
        </w:rPr>
        <w:t>By p</w:t>
      </w:r>
      <w:r w:rsidR="00C63FD8">
        <w:rPr>
          <w:rFonts w:ascii="Calibri" w:eastAsia="Calibri" w:hAnsi="Calibri" w:cs="Calibri"/>
          <w:lang w:val="en-US"/>
        </w:rPr>
        <w:t>ressing</w:t>
      </w:r>
      <w:r>
        <w:rPr>
          <w:rFonts w:ascii="Calibri" w:eastAsia="Calibri" w:hAnsi="Calibri" w:cs="Calibri"/>
          <w:lang w:val="en-US"/>
        </w:rPr>
        <w:t xml:space="preserve"> the</w:t>
      </w:r>
      <w:r w:rsidR="00C63FD8">
        <w:rPr>
          <w:rFonts w:ascii="Calibri" w:eastAsia="Calibri" w:hAnsi="Calibri" w:cs="Calibri"/>
          <w:lang w:val="en-US"/>
        </w:rPr>
        <w:t xml:space="preserve"> “Download manual” button you can also download and </w:t>
      </w:r>
      <w:commentRangeStart w:id="111"/>
      <w:commentRangeStart w:id="112"/>
      <w:r w:rsidR="00C63FD8">
        <w:rPr>
          <w:rFonts w:ascii="Calibri" w:eastAsia="Calibri" w:hAnsi="Calibri" w:cs="Calibri"/>
          <w:lang w:val="en-US"/>
        </w:rPr>
        <w:t>check out this GUI manual.</w:t>
      </w:r>
      <w:commentRangeEnd w:id="111"/>
      <w:r>
        <w:rPr>
          <w:rStyle w:val="CommentReference"/>
        </w:rPr>
        <w:commentReference w:id="111"/>
      </w:r>
      <w:commentRangeEnd w:id="112"/>
      <w:r w:rsidR="00943DF3">
        <w:rPr>
          <w:rStyle w:val="CommentReference"/>
        </w:rPr>
        <w:commentReference w:id="112"/>
      </w:r>
    </w:p>
    <w:p w14:paraId="1B7B9650" w14:textId="77777777" w:rsidR="00C63FD8" w:rsidRDefault="00C63FD8" w:rsidP="00D748CF">
      <w:pPr>
        <w:widowControl w:val="0"/>
        <w:spacing w:line="281" w:lineRule="auto"/>
        <w:jc w:val="both"/>
        <w:rPr>
          <w:rFonts w:ascii="Calibri" w:eastAsia="Calibri" w:hAnsi="Calibri" w:cs="Calibri"/>
          <w:lang w:val="en-US"/>
        </w:rPr>
      </w:pPr>
    </w:p>
    <w:p w14:paraId="5B059E86" w14:textId="2FB7DFF5" w:rsidR="00C63FD8" w:rsidRDefault="00C63FD8" w:rsidP="00C63FD8">
      <w:pPr>
        <w:pStyle w:val="Heading2"/>
        <w:rPr>
          <w:lang w:val="en-US"/>
        </w:rPr>
      </w:pPr>
      <w:bookmarkStart w:id="113" w:name="_Toc94280937"/>
      <w:r>
        <w:rPr>
          <w:lang w:val="en-US"/>
        </w:rPr>
        <w:t>Data import</w:t>
      </w:r>
      <w:bookmarkEnd w:id="113"/>
    </w:p>
    <w:p w14:paraId="3C17804A" w14:textId="77777777" w:rsidR="006815CD" w:rsidRPr="006815CD" w:rsidRDefault="006815CD" w:rsidP="006815CD">
      <w:pPr>
        <w:rPr>
          <w:rFonts w:eastAsia="Calibri"/>
          <w:lang w:val="en-US"/>
        </w:rPr>
      </w:pPr>
    </w:p>
    <w:p w14:paraId="14934B96" w14:textId="43D7C54C" w:rsidR="00147F45" w:rsidRDefault="006815CD" w:rsidP="00506A77">
      <w:pPr>
        <w:widowControl w:val="0"/>
        <w:spacing w:after="200" w:line="281" w:lineRule="auto"/>
        <w:jc w:val="both"/>
        <w:rPr>
          <w:rFonts w:ascii="Calibri" w:eastAsia="Calibri" w:hAnsi="Calibri" w:cs="Calibri"/>
        </w:rPr>
        <w:pPrChange w:id="114" w:author="Microsoft Office User" w:date="2022-01-28T16:52:00Z">
          <w:pPr>
            <w:widowControl w:val="0"/>
            <w:spacing w:after="200" w:line="281" w:lineRule="auto"/>
            <w:ind w:left="426"/>
            <w:jc w:val="both"/>
          </w:pPr>
        </w:pPrChange>
      </w:pPr>
      <w:r>
        <w:rPr>
          <w:rFonts w:ascii="Calibri" w:eastAsia="Calibri" w:hAnsi="Calibri" w:cs="Calibri"/>
          <w:lang w:val="en-US"/>
        </w:rPr>
        <w:t xml:space="preserve">To </w:t>
      </w:r>
      <w:r w:rsidR="00EE26BE">
        <w:rPr>
          <w:rFonts w:ascii="Calibri" w:eastAsia="Calibri" w:hAnsi="Calibri" w:cs="Calibri"/>
          <w:lang w:val="en-US"/>
        </w:rPr>
        <w:t xml:space="preserve">get </w:t>
      </w:r>
      <w:r>
        <w:rPr>
          <w:rFonts w:ascii="Calibri" w:eastAsia="Calibri" w:hAnsi="Calibri" w:cs="Calibri"/>
          <w:lang w:val="en-US"/>
        </w:rPr>
        <w:t>start</w:t>
      </w:r>
      <w:r w:rsidR="00EE26BE">
        <w:rPr>
          <w:rFonts w:ascii="Calibri" w:eastAsia="Calibri" w:hAnsi="Calibri" w:cs="Calibri"/>
          <w:lang w:val="en-US"/>
        </w:rPr>
        <w:t>ed</w:t>
      </w:r>
      <w:r>
        <w:rPr>
          <w:rFonts w:ascii="Calibri" w:eastAsia="Calibri" w:hAnsi="Calibri" w:cs="Calibri"/>
          <w:lang w:val="en-US"/>
        </w:rPr>
        <w:t xml:space="preserve"> with </w:t>
      </w:r>
      <w:proofErr w:type="spellStart"/>
      <w:r>
        <w:rPr>
          <w:rFonts w:ascii="Calibri" w:eastAsia="Calibri" w:hAnsi="Calibri" w:cs="Calibri"/>
          <w:lang w:val="en-US"/>
        </w:rPr>
        <w:t>AlphaViz</w:t>
      </w:r>
      <w:proofErr w:type="spellEnd"/>
      <w:r w:rsidR="006B1BFE">
        <w:rPr>
          <w:rFonts w:ascii="Calibri" w:eastAsia="Calibri" w:hAnsi="Calibri" w:cs="Calibri"/>
          <w:lang w:val="en-US"/>
        </w:rPr>
        <w:t>,</w:t>
      </w:r>
      <w:r>
        <w:rPr>
          <w:rFonts w:ascii="Calibri" w:eastAsia="Calibri" w:hAnsi="Calibri" w:cs="Calibri"/>
          <w:lang w:val="en-US"/>
        </w:rPr>
        <w:t xml:space="preserve"> you need to</w:t>
      </w:r>
      <w:r w:rsidR="006B1BFE">
        <w:rPr>
          <w:rFonts w:ascii="Calibri" w:eastAsia="Calibri" w:hAnsi="Calibri" w:cs="Calibri"/>
          <w:lang w:val="en-US"/>
        </w:rPr>
        <w:t xml:space="preserve"> use the “Data Import” panel</w:t>
      </w:r>
      <w:r>
        <w:rPr>
          <w:rFonts w:ascii="Calibri" w:eastAsia="Calibri" w:hAnsi="Calibri" w:cs="Calibri"/>
          <w:lang w:val="en-US"/>
        </w:rPr>
        <w:t xml:space="preserve"> </w:t>
      </w:r>
      <w:r w:rsidR="006B1BFE">
        <w:rPr>
          <w:rFonts w:ascii="Calibri" w:eastAsia="Calibri" w:hAnsi="Calibri" w:cs="Calibri"/>
          <w:lang w:val="en-US"/>
        </w:rPr>
        <w:t xml:space="preserve">to </w:t>
      </w:r>
      <w:r>
        <w:rPr>
          <w:rFonts w:ascii="Calibri" w:eastAsia="Calibri" w:hAnsi="Calibri" w:cs="Calibri"/>
        </w:rPr>
        <w:t xml:space="preserve">load </w:t>
      </w:r>
      <w:r w:rsidR="00F15210">
        <w:rPr>
          <w:rFonts w:ascii="Calibri" w:eastAsia="Calibri" w:hAnsi="Calibri" w:cs="Calibri"/>
          <w:lang w:val="en-US"/>
        </w:rPr>
        <w:t>the raw file itself</w:t>
      </w:r>
      <w:r w:rsidR="00DC684F">
        <w:rPr>
          <w:rFonts w:ascii="Calibri" w:eastAsia="Calibri" w:hAnsi="Calibri" w:cs="Calibri"/>
          <w:lang w:val="en-US"/>
        </w:rPr>
        <w:t xml:space="preserve"> </w:t>
      </w:r>
      <w:r w:rsidR="00DC684F" w:rsidRPr="00DC684F">
        <w:rPr>
          <w:rFonts w:ascii="Calibri" w:eastAsia="Calibri" w:hAnsi="Calibri" w:cs="Calibri"/>
          <w:lang w:val="en-US"/>
        </w:rPr>
        <w:t>(mandatory step)</w:t>
      </w:r>
      <w:r w:rsidR="006B1BFE">
        <w:rPr>
          <w:rFonts w:ascii="Calibri" w:eastAsia="Calibri" w:hAnsi="Calibri" w:cs="Calibri"/>
          <w:lang w:val="en-US"/>
        </w:rPr>
        <w:t xml:space="preserve">. </w:t>
      </w:r>
      <w:r w:rsidR="00E82391">
        <w:rPr>
          <w:rFonts w:ascii="Calibri" w:eastAsia="Calibri" w:hAnsi="Calibri" w:cs="Calibri"/>
          <w:lang w:val="en-US"/>
        </w:rPr>
        <w:t>Hereafter</w:t>
      </w:r>
      <w:r w:rsidR="006B1BFE">
        <w:rPr>
          <w:rFonts w:ascii="Calibri" w:eastAsia="Calibri" w:hAnsi="Calibri" w:cs="Calibri"/>
          <w:lang w:val="en-US"/>
        </w:rPr>
        <w:t xml:space="preserve">, </w:t>
      </w:r>
      <w:commentRangeStart w:id="115"/>
      <w:commentRangeStart w:id="116"/>
      <w:r w:rsidR="006B1BFE">
        <w:rPr>
          <w:rFonts w:ascii="Calibri" w:eastAsia="Calibri" w:hAnsi="Calibri" w:cs="Calibri"/>
          <w:lang w:val="en-US"/>
        </w:rPr>
        <w:t xml:space="preserve">you can </w:t>
      </w:r>
      <w:r w:rsidR="0069462A">
        <w:rPr>
          <w:rFonts w:ascii="Calibri" w:eastAsia="Calibri" w:hAnsi="Calibri" w:cs="Calibri"/>
          <w:lang w:val="en-US"/>
        </w:rPr>
        <w:t xml:space="preserve">optionally </w:t>
      </w:r>
      <w:r w:rsidR="00E82391">
        <w:rPr>
          <w:rFonts w:ascii="Calibri" w:eastAsia="Calibri" w:hAnsi="Calibri" w:cs="Calibri"/>
          <w:lang w:val="en-US"/>
        </w:rPr>
        <w:t>select</w:t>
      </w:r>
      <w:commentRangeEnd w:id="115"/>
      <w:r w:rsidR="00E82391">
        <w:rPr>
          <w:rStyle w:val="CommentReference"/>
        </w:rPr>
        <w:commentReference w:id="115"/>
      </w:r>
      <w:commentRangeEnd w:id="116"/>
      <w:r w:rsidR="00147F45">
        <w:rPr>
          <w:rStyle w:val="CommentReference"/>
        </w:rPr>
        <w:commentReference w:id="116"/>
      </w:r>
      <w:r w:rsidR="006B1BFE">
        <w:rPr>
          <w:rFonts w:ascii="Calibri" w:eastAsia="Calibri" w:hAnsi="Calibri" w:cs="Calibri"/>
          <w:lang w:val="en-US"/>
        </w:rPr>
        <w:t xml:space="preserve"> </w:t>
      </w:r>
      <w:r w:rsidR="00F15210" w:rsidRPr="00F15210">
        <w:rPr>
          <w:rFonts w:ascii="Calibri" w:eastAsia="Calibri" w:hAnsi="Calibri" w:cs="Calibri"/>
          <w:lang w:val="en-US"/>
        </w:rPr>
        <w:t xml:space="preserve">the results of the analysis from any supported software, </w:t>
      </w:r>
      <w:proofErr w:type="gramStart"/>
      <w:r w:rsidR="00F15210" w:rsidRPr="00F15210">
        <w:rPr>
          <w:rFonts w:ascii="Calibri" w:eastAsia="Calibri" w:hAnsi="Calibri" w:cs="Calibri"/>
          <w:lang w:val="en-US"/>
        </w:rPr>
        <w:t>e.g.</w:t>
      </w:r>
      <w:proofErr w:type="gramEnd"/>
      <w:r w:rsidR="00F15210" w:rsidRPr="00F15210">
        <w:rPr>
          <w:rFonts w:ascii="Calibri" w:eastAsia="Calibri" w:hAnsi="Calibri" w:cs="Calibri"/>
          <w:lang w:val="en-US"/>
        </w:rPr>
        <w:t xml:space="preserve"> currently </w:t>
      </w:r>
      <w:commentRangeStart w:id="117"/>
      <w:commentRangeStart w:id="118"/>
      <w:r w:rsidR="00F15210" w:rsidRPr="00F15210">
        <w:rPr>
          <w:rFonts w:ascii="Calibri" w:eastAsia="Calibri" w:hAnsi="Calibri" w:cs="Calibri"/>
          <w:lang w:val="en-US"/>
        </w:rPr>
        <w:t>MaxQuant or DIA</w:t>
      </w:r>
      <w:r w:rsidR="00717763">
        <w:rPr>
          <w:rFonts w:ascii="Calibri" w:eastAsia="Calibri" w:hAnsi="Calibri" w:cs="Calibri"/>
          <w:lang w:val="en-US"/>
        </w:rPr>
        <w:t>-</w:t>
      </w:r>
      <w:r w:rsidR="00F15210" w:rsidRPr="00F15210">
        <w:rPr>
          <w:rFonts w:ascii="Calibri" w:eastAsia="Calibri" w:hAnsi="Calibri" w:cs="Calibri"/>
          <w:lang w:val="en-US"/>
        </w:rPr>
        <w:t>NN</w:t>
      </w:r>
      <w:commentRangeEnd w:id="117"/>
      <w:r w:rsidR="006B1BFE">
        <w:rPr>
          <w:rStyle w:val="CommentReference"/>
        </w:rPr>
        <w:commentReference w:id="117"/>
      </w:r>
      <w:commentRangeEnd w:id="118"/>
      <w:r w:rsidR="00DC684F">
        <w:rPr>
          <w:rStyle w:val="CommentReference"/>
        </w:rPr>
        <w:commentReference w:id="118"/>
      </w:r>
      <w:r w:rsidR="00F15210">
        <w:rPr>
          <w:rFonts w:ascii="Calibri" w:eastAsia="Calibri" w:hAnsi="Calibri" w:cs="Calibri"/>
          <w:lang w:val="en-US"/>
        </w:rPr>
        <w:t xml:space="preserve">, </w:t>
      </w:r>
      <w:r w:rsidR="00F15210" w:rsidRPr="00F15210">
        <w:rPr>
          <w:rFonts w:ascii="Calibri" w:eastAsia="Calibri" w:hAnsi="Calibri" w:cs="Calibri"/>
          <w:lang w:val="en-US"/>
        </w:rPr>
        <w:t xml:space="preserve">along with the fasta file that was used to </w:t>
      </w:r>
      <w:proofErr w:type="spellStart"/>
      <w:r w:rsidR="00F15210" w:rsidRPr="00F15210">
        <w:rPr>
          <w:rFonts w:ascii="Calibri" w:eastAsia="Calibri" w:hAnsi="Calibri" w:cs="Calibri"/>
          <w:lang w:val="en-US"/>
        </w:rPr>
        <w:t>analyse</w:t>
      </w:r>
      <w:proofErr w:type="spellEnd"/>
      <w:r w:rsidR="00F15210" w:rsidRPr="00F15210">
        <w:rPr>
          <w:rFonts w:ascii="Calibri" w:eastAsia="Calibri" w:hAnsi="Calibri" w:cs="Calibri"/>
          <w:lang w:val="en-US"/>
        </w:rPr>
        <w:t xml:space="preserve"> the data</w:t>
      </w:r>
      <w:r w:rsidR="00147F45">
        <w:rPr>
          <w:rFonts w:ascii="Calibri" w:eastAsia="Calibri" w:hAnsi="Calibri" w:cs="Calibri"/>
          <w:lang w:val="en-US"/>
        </w:rPr>
        <w:t xml:space="preserve"> or you can</w:t>
      </w:r>
      <w:r w:rsidR="00147F45">
        <w:rPr>
          <w:rFonts w:ascii="Calibri" w:eastAsia="Calibri" w:hAnsi="Calibri" w:cs="Calibri"/>
          <w:lang w:val="en-US"/>
        </w:rPr>
        <w:t xml:space="preserve"> skip</w:t>
      </w:r>
      <w:r w:rsidR="00147F45">
        <w:rPr>
          <w:rFonts w:ascii="Calibri" w:eastAsia="Calibri" w:hAnsi="Calibri" w:cs="Calibri"/>
          <w:lang w:val="en-US"/>
        </w:rPr>
        <w:t xml:space="preserve"> this step</w:t>
      </w:r>
      <w:r w:rsidR="00147F45">
        <w:rPr>
          <w:rFonts w:ascii="Calibri" w:eastAsia="Calibri" w:hAnsi="Calibri" w:cs="Calibri"/>
          <w:lang w:val="en-US"/>
        </w:rPr>
        <w:t xml:space="preserve"> using </w:t>
      </w:r>
      <w:proofErr w:type="spellStart"/>
      <w:r w:rsidR="00147F45">
        <w:rPr>
          <w:rFonts w:ascii="Calibri" w:eastAsia="Calibri" w:hAnsi="Calibri" w:cs="Calibri"/>
          <w:lang w:val="en-US"/>
        </w:rPr>
        <w:t>AlphaViz</w:t>
      </w:r>
      <w:proofErr w:type="spellEnd"/>
      <w:r w:rsidR="00147F45">
        <w:rPr>
          <w:rFonts w:ascii="Calibri" w:eastAsia="Calibri" w:hAnsi="Calibri" w:cs="Calibri"/>
          <w:lang w:val="en-US"/>
        </w:rPr>
        <w:t xml:space="preserve"> in Targeted mode (see below).</w:t>
      </w:r>
      <w:commentRangeStart w:id="119"/>
      <w:commentRangeEnd w:id="119"/>
      <w:r w:rsidR="00147F45">
        <w:rPr>
          <w:rStyle w:val="CommentReference"/>
        </w:rPr>
        <w:commentReference w:id="119"/>
      </w:r>
      <w:commentRangeStart w:id="120"/>
      <w:commentRangeEnd w:id="120"/>
      <w:r w:rsidR="00147F45">
        <w:rPr>
          <w:rStyle w:val="CommentReference"/>
        </w:rPr>
        <w:commentReference w:id="120"/>
      </w:r>
      <w:commentRangeStart w:id="121"/>
      <w:commentRangeEnd w:id="121"/>
      <w:r w:rsidR="00147F45">
        <w:rPr>
          <w:rStyle w:val="CommentReference"/>
        </w:rPr>
        <w:commentReference w:id="121"/>
      </w:r>
    </w:p>
    <w:p w14:paraId="603948A6" w14:textId="71C76446" w:rsidR="00F15210" w:rsidRDefault="00F15210" w:rsidP="00F15210">
      <w:pPr>
        <w:widowControl w:val="0"/>
        <w:spacing w:line="281" w:lineRule="auto"/>
        <w:jc w:val="both"/>
        <w:rPr>
          <w:rFonts w:ascii="Calibri" w:eastAsia="Calibri" w:hAnsi="Calibri" w:cs="Calibri"/>
          <w:lang w:val="en-US"/>
        </w:rPr>
      </w:pPr>
    </w:p>
    <w:p w14:paraId="13E7B973" w14:textId="1BA2348D" w:rsidR="00483F2D" w:rsidRPr="00147F45" w:rsidRDefault="00483F2D" w:rsidP="00F15210">
      <w:pPr>
        <w:widowControl w:val="0"/>
        <w:spacing w:line="281" w:lineRule="auto"/>
        <w:jc w:val="both"/>
        <w:rPr>
          <w:lang w:val="en-US"/>
          <w:rPrChange w:id="122" w:author="Microsoft Office User" w:date="2022-01-28T16:39:00Z">
            <w:rPr/>
          </w:rPrChange>
        </w:rPr>
      </w:pPr>
    </w:p>
    <w:p w14:paraId="187BB5FD" w14:textId="18450148" w:rsidR="002D27F5" w:rsidRPr="002D27F5" w:rsidRDefault="00506A77" w:rsidP="002D27F5">
      <w:ins w:id="123" w:author="Microsoft Office User" w:date="2022-01-28T16:53:00Z">
        <w:r>
          <w:rPr>
            <w:rFonts w:ascii="Calibri" w:eastAsia="Calibri" w:hAnsi="Calibri" w:cs="Calibri"/>
            <w:noProof/>
          </w:rPr>
          <w:lastRenderedPageBreak/>
          <mc:AlternateContent>
            <mc:Choice Requires="wps">
              <w:drawing>
                <wp:anchor distT="0" distB="0" distL="114300" distR="114300" simplePos="0" relativeHeight="251774975" behindDoc="0" locked="0" layoutInCell="1" allowOverlap="1" wp14:anchorId="2A4EDFF4" wp14:editId="7F78C092">
                  <wp:simplePos x="0" y="0"/>
                  <wp:positionH relativeFrom="column">
                    <wp:posOffset>4986020</wp:posOffset>
                  </wp:positionH>
                  <wp:positionV relativeFrom="paragraph">
                    <wp:posOffset>1216660</wp:posOffset>
                  </wp:positionV>
                  <wp:extent cx="176064" cy="83684"/>
                  <wp:effectExtent l="0" t="0" r="1905" b="5715"/>
                  <wp:wrapNone/>
                  <wp:docPr id="104" name="Rectangle 104"/>
                  <wp:cNvGraphicFramePr/>
                  <a:graphic xmlns:a="http://schemas.openxmlformats.org/drawingml/2006/main">
                    <a:graphicData uri="http://schemas.microsoft.com/office/word/2010/wordprocessingShape">
                      <wps:wsp>
                        <wps:cNvSpPr/>
                        <wps:spPr>
                          <a:xfrm>
                            <a:off x="0" y="0"/>
                            <a:ext cx="176064" cy="83684"/>
                          </a:xfrm>
                          <a:prstGeom prst="rect">
                            <a:avLst/>
                          </a:prstGeom>
                          <a:solidFill>
                            <a:srgbClr val="09558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B0646E" id="Rectangle 104" o:spid="_x0000_s1026" style="position:absolute;margin-left:392.6pt;margin-top:95.8pt;width:13.85pt;height:6.6pt;z-index:2517749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" fillcolor="#095586" stroked="f"/>
              </w:pict>
            </mc:Fallback>
          </mc:AlternateContent>
        </w:r>
      </w:ins>
      <w:r>
        <w:rPr>
          <w:rFonts w:ascii="Calibri" w:eastAsia="Calibri" w:hAnsi="Calibri" w:cs="Calibri"/>
          <w:noProof/>
        </w:rPr>
        <mc:AlternateContent>
          <mc:Choice Requires="wpg">
            <w:drawing>
              <wp:anchor distT="0" distB="0" distL="114300" distR="114300" simplePos="0" relativeHeight="251695103" behindDoc="0" locked="0" layoutInCell="1" allowOverlap="1" wp14:anchorId="7C8A732A" wp14:editId="7D241B51">
                <wp:simplePos x="0" y="0"/>
                <wp:positionH relativeFrom="column">
                  <wp:posOffset>-110455</wp:posOffset>
                </wp:positionH>
                <wp:positionV relativeFrom="paragraph">
                  <wp:posOffset>354330</wp:posOffset>
                </wp:positionV>
                <wp:extent cx="397510" cy="340360"/>
                <wp:effectExtent l="0" t="0" r="0" b="0"/>
                <wp:wrapNone/>
                <wp:docPr id="88" name="Group 88"/>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89" name="Oval 8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3D3BB02"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Text Box 90"/>
                        <wps:cNvSpPr txBox="1"/>
                        <wps:spPr>
                          <a:xfrm>
                            <a:off x="8965" y="0"/>
                            <a:ext cx="367553" cy="340659"/>
                          </a:xfrm>
                          <a:prstGeom prst="rect">
                            <a:avLst/>
                          </a:prstGeom>
                          <a:noFill/>
                          <a:ln w="6350">
                            <a:noFill/>
                          </a:ln>
                        </wps:spPr>
                        <wps:txbx>
                          <w:txbxContent>
                            <w:p w14:paraId="1DA8A182" w14:textId="021A961A" w:rsidR="00483F2D" w:rsidRPr="00483F2D" w:rsidRDefault="00483F2D" w:rsidP="00483F2D">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A732A" id="Group 88" o:spid="_x0000_s1026" style="position:absolute;margin-left:-8.7pt;margin-top:27.9pt;width:31.3pt;height:26.8pt;z-index:25169510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">
                <v:oval id="Oval 89" o:spid="_x0000_s102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" filled="f" strokecolor="black [3213]">
                  <v:path arrowok="t"/>
                  <o:lock v:ext="edit" aspectratio="t"/>
                  <v:textbox>
                    <w:txbxContent>
                      <w:p w14:paraId="63D3BB02"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type id="_x0000_t202" coordsize="21600,21600" o:spt="202" path="m,l,21600r21600,l21600,xe">
                  <v:stroke joinstyle="miter"/>
                  <v:path gradientshapeok="t" o:connecttype="rect"/>
                </v:shapetype>
                <v:shape id="Text Box 90" o:spid="_x0000_s1028"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" filled="f" stroked="f" strokeweight=".5pt">
                  <v:textbox>
                    <w:txbxContent>
                      <w:p w14:paraId="1DA8A182" w14:textId="021A961A" w:rsidR="00483F2D" w:rsidRPr="00483F2D" w:rsidRDefault="00483F2D" w:rsidP="00483F2D">
                        <w:pPr>
                          <w:spacing w:line="276" w:lineRule="auto"/>
                          <w:jc w:val="center"/>
                          <w:rPr>
                            <w:lang w:val="en-US"/>
                          </w:rPr>
                        </w:pPr>
                        <w:r>
                          <w:rPr>
                            <w:lang w:val="en-US"/>
                          </w:rPr>
                          <w:t>a</w:t>
                        </w:r>
                      </w:p>
                    </w:txbxContent>
                  </v:textbox>
                </v:shape>
              </v:group>
            </w:pict>
          </mc:Fallback>
        </mc:AlternateContent>
      </w:r>
      <w:r w:rsidR="00C54DC4">
        <w:rPr>
          <w:rFonts w:ascii="Calibri" w:eastAsia="Calibri" w:hAnsi="Calibri" w:cs="Calibri"/>
          <w:noProof/>
        </w:rPr>
        <mc:AlternateContent>
          <mc:Choice Requires="wpg">
            <w:drawing>
              <wp:anchor distT="0" distB="0" distL="114300" distR="114300" simplePos="0" relativeHeight="251725823" behindDoc="0" locked="0" layoutInCell="1" allowOverlap="1" wp14:anchorId="7B8DAE99" wp14:editId="2B4F856E">
                <wp:simplePos x="0" y="0"/>
                <wp:positionH relativeFrom="column">
                  <wp:posOffset>5120640</wp:posOffset>
                </wp:positionH>
                <wp:positionV relativeFrom="paragraph">
                  <wp:posOffset>1517086</wp:posOffset>
                </wp:positionV>
                <wp:extent cx="397510" cy="340360"/>
                <wp:effectExtent l="0" t="0" r="0" b="0"/>
                <wp:wrapNone/>
                <wp:docPr id="28" name="Group 28"/>
                <wp:cNvGraphicFramePr/>
                <a:graphic xmlns:a="http://schemas.openxmlformats.org/drawingml/2006/main">
                  <a:graphicData uri="http://schemas.microsoft.com/office/word/2010/wordprocessingGroup">
                    <wpg:wgp>
                      <wpg:cNvGrpSpPr/>
                      <wpg:grpSpPr>
                        <a:xfrm>
                          <a:off x="0" y="0"/>
                          <a:ext cx="397510" cy="340360"/>
                          <a:chOff x="-8823" y="19662"/>
                          <a:chExt cx="367553" cy="340659"/>
                        </a:xfrm>
                      </wpg:grpSpPr>
                      <wps:wsp>
                        <wps:cNvPr id="32" name="Oval 3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C5AD158" w14:textId="77777777" w:rsidR="00C54DC4" w:rsidRPr="008A78E4" w:rsidRDefault="00C54DC4" w:rsidP="00C54DC4">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8823" y="19662"/>
                            <a:ext cx="367553" cy="340659"/>
                          </a:xfrm>
                          <a:prstGeom prst="rect">
                            <a:avLst/>
                          </a:prstGeom>
                          <a:noFill/>
                          <a:ln w="6350">
                            <a:noFill/>
                          </a:ln>
                        </wps:spPr>
                        <wps:txbx>
                          <w:txbxContent>
                            <w:p w14:paraId="6415C0F5" w14:textId="7F90E981" w:rsidR="00C54DC4" w:rsidRDefault="00C54DC4" w:rsidP="00C54DC4">
                              <w:pPr>
                                <w:jc w:val="center"/>
                                <w:rPr>
                                  <w:lang w:val="en-US"/>
                                </w:rPr>
                              </w:pPr>
                              <w:r>
                                <w:rPr>
                                  <w:lang w:val="en-US"/>
                                </w:rPr>
                                <w:t xml:space="preserve">f  </w:t>
                              </w:r>
                            </w:p>
                            <w:p w14:paraId="31985065" w14:textId="77777777" w:rsidR="00C54DC4" w:rsidRPr="00483F2D" w:rsidRDefault="00C54DC4" w:rsidP="00C54DC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DAE99" id="Group 28" o:spid="_x0000_s1029" style="position:absolute;margin-left:403.2pt;margin-top:119.45pt;width:31.3pt;height:26.8pt;z-index:251725823;mso-width-relative:margin;mso-height-relative:margin" coordorigin="-8823,19662"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">
                <v:oval id="Oval 32" o:spid="_x0000_s103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" filled="f" strokecolor="black [3213]">
                  <v:path arrowok="t"/>
                  <o:lock v:ext="edit" aspectratio="t"/>
                  <v:textbox>
                    <w:txbxContent>
                      <w:p w14:paraId="6C5AD158" w14:textId="77777777" w:rsidR="00C54DC4" w:rsidRPr="008A78E4" w:rsidRDefault="00C54DC4" w:rsidP="00C54DC4">
                        <w:pPr>
                          <w:jc w:val="center"/>
                          <w:rPr>
                            <w:color w:val="000000" w:themeColor="text1"/>
                            <w14:textOutline w14:w="9525" w14:cap="rnd" w14:cmpd="sng" w14:algn="ctr">
                              <w14:noFill/>
                              <w14:prstDash w14:val="solid"/>
                              <w14:bevel/>
                            </w14:textOutline>
                          </w:rPr>
                        </w:pPr>
                      </w:p>
                    </w:txbxContent>
                  </v:textbox>
                </v:oval>
                <v:shape id="Text Box 33" o:spid="_x0000_s1031" type="#_x0000_t202" style="position:absolute;left:-8823;top:19662;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" filled="f" stroked="f" strokeweight=".5pt">
                  <v:textbox>
                    <w:txbxContent>
                      <w:p w14:paraId="6415C0F5" w14:textId="7F90E981" w:rsidR="00C54DC4" w:rsidRDefault="00C54DC4" w:rsidP="00C54DC4">
                        <w:pPr>
                          <w:jc w:val="center"/>
                          <w:rPr>
                            <w:lang w:val="en-US"/>
                          </w:rPr>
                        </w:pPr>
                        <w:r>
                          <w:rPr>
                            <w:lang w:val="en-US"/>
                          </w:rPr>
                          <w:t xml:space="preserve">f  </w:t>
                        </w:r>
                      </w:p>
                      <w:p w14:paraId="31985065" w14:textId="77777777" w:rsidR="00C54DC4" w:rsidRPr="00483F2D" w:rsidRDefault="00C54DC4" w:rsidP="00C54DC4">
                        <w:pPr>
                          <w:jc w:val="center"/>
                          <w:rPr>
                            <w:lang w:val="en-US"/>
                          </w:rPr>
                        </w:pPr>
                      </w:p>
                    </w:txbxContent>
                  </v:textbox>
                </v:shape>
              </v:group>
            </w:pict>
          </mc:Fallback>
        </mc:AlternateContent>
      </w:r>
      <w:r w:rsidR="005112CC">
        <w:rPr>
          <w:rFonts w:ascii="Calibri" w:eastAsia="Calibri" w:hAnsi="Calibri" w:cs="Calibri"/>
          <w:noProof/>
        </w:rPr>
        <mc:AlternateContent>
          <mc:Choice Requires="wpg">
            <w:drawing>
              <wp:anchor distT="0" distB="0" distL="114300" distR="114300" simplePos="0" relativeHeight="251697151" behindDoc="0" locked="0" layoutInCell="1" allowOverlap="1" wp14:anchorId="16BF85F4" wp14:editId="29EB3698">
                <wp:simplePos x="0" y="0"/>
                <wp:positionH relativeFrom="column">
                  <wp:posOffset>-107315</wp:posOffset>
                </wp:positionH>
                <wp:positionV relativeFrom="paragraph">
                  <wp:posOffset>640080</wp:posOffset>
                </wp:positionV>
                <wp:extent cx="397510" cy="340360"/>
                <wp:effectExtent l="0" t="0" r="0" b="0"/>
                <wp:wrapNone/>
                <wp:docPr id="91" name="Group 91"/>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92" name="Oval 9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60A88D0"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8965" y="0"/>
                            <a:ext cx="367553" cy="340659"/>
                          </a:xfrm>
                          <a:prstGeom prst="rect">
                            <a:avLst/>
                          </a:prstGeom>
                          <a:noFill/>
                          <a:ln w="6350">
                            <a:noFill/>
                          </a:ln>
                        </wps:spPr>
                        <wps:txbx>
                          <w:txbxContent>
                            <w:p w14:paraId="3D939077" w14:textId="7264C904" w:rsidR="00483F2D" w:rsidRDefault="00483F2D" w:rsidP="00483F2D">
                              <w:pPr>
                                <w:jc w:val="center"/>
                                <w:rPr>
                                  <w:lang w:val="en-US"/>
                                </w:rPr>
                              </w:pPr>
                              <w:r>
                                <w:rPr>
                                  <w:lang w:val="en-US"/>
                                </w:rPr>
                                <w:t>b</w:t>
                              </w:r>
                            </w:p>
                            <w:p w14:paraId="1F80A45A"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F85F4" id="Group 91" o:spid="_x0000_s1032" style="position:absolute;margin-left:-8.45pt;margin-top:50.4pt;width:31.3pt;height:26.8pt;z-index:25169715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">
                <v:oval id="Oval 92" o:spid="_x0000_s103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" filled="f" strokecolor="black [3213]">
                  <v:path arrowok="t"/>
                  <o:lock v:ext="edit" aspectratio="t"/>
                  <v:textbox>
                    <w:txbxContent>
                      <w:p w14:paraId="460A88D0"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3" o:spid="_x0000_s1034"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" filled="f" stroked="f" strokeweight=".5pt">
                  <v:textbox>
                    <w:txbxContent>
                      <w:p w14:paraId="3D939077" w14:textId="7264C904" w:rsidR="00483F2D" w:rsidRDefault="00483F2D" w:rsidP="00483F2D">
                        <w:pPr>
                          <w:jc w:val="center"/>
                          <w:rPr>
                            <w:lang w:val="en-US"/>
                          </w:rPr>
                        </w:pPr>
                        <w:r>
                          <w:rPr>
                            <w:lang w:val="en-US"/>
                          </w:rPr>
                          <w:t>b</w:t>
                        </w:r>
                      </w:p>
                      <w:p w14:paraId="1F80A45A" w14:textId="77777777" w:rsidR="00483F2D" w:rsidRPr="00483F2D" w:rsidRDefault="00483F2D" w:rsidP="00483F2D">
                        <w:pPr>
                          <w:jc w:val="center"/>
                          <w:rPr>
                            <w:lang w:val="en-US"/>
                          </w:rPr>
                        </w:pPr>
                      </w:p>
                    </w:txbxContent>
                  </v:textbox>
                </v:shape>
              </v:group>
            </w:pict>
          </mc:Fallback>
        </mc:AlternateContent>
      </w:r>
      <w:r w:rsidR="005112CC">
        <w:rPr>
          <w:rFonts w:ascii="Calibri" w:eastAsia="Calibri" w:hAnsi="Calibri" w:cs="Calibri"/>
          <w:noProof/>
        </w:rPr>
        <mc:AlternateContent>
          <mc:Choice Requires="wpg">
            <w:drawing>
              <wp:anchor distT="0" distB="0" distL="114300" distR="114300" simplePos="0" relativeHeight="251699199" behindDoc="0" locked="0" layoutInCell="1" allowOverlap="1" wp14:anchorId="40E0FCCA" wp14:editId="2FAF54B8">
                <wp:simplePos x="0" y="0"/>
                <wp:positionH relativeFrom="column">
                  <wp:posOffset>-106680</wp:posOffset>
                </wp:positionH>
                <wp:positionV relativeFrom="paragraph">
                  <wp:posOffset>1494155</wp:posOffset>
                </wp:positionV>
                <wp:extent cx="397510" cy="340360"/>
                <wp:effectExtent l="0" t="0" r="0" b="0"/>
                <wp:wrapNone/>
                <wp:docPr id="94" name="Group 94"/>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95" name="Oval 95"/>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142C85F"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8965" y="0"/>
                            <a:ext cx="367553" cy="340659"/>
                          </a:xfrm>
                          <a:prstGeom prst="rect">
                            <a:avLst/>
                          </a:prstGeom>
                          <a:noFill/>
                          <a:ln w="6350">
                            <a:noFill/>
                          </a:ln>
                        </wps:spPr>
                        <wps:txbx>
                          <w:txbxContent>
                            <w:p w14:paraId="4FB90CEC" w14:textId="1CDCF590" w:rsidR="00483F2D" w:rsidRDefault="00483F2D" w:rsidP="00483F2D">
                              <w:pPr>
                                <w:jc w:val="center"/>
                                <w:rPr>
                                  <w:lang w:val="en-US"/>
                                </w:rPr>
                              </w:pPr>
                              <w:r>
                                <w:rPr>
                                  <w:lang w:val="en-US"/>
                                </w:rPr>
                                <w:t xml:space="preserve">c  </w:t>
                              </w:r>
                            </w:p>
                            <w:p w14:paraId="09319C32"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0FCCA" id="Group 94" o:spid="_x0000_s1035" style="position:absolute;margin-left:-8.4pt;margin-top:117.65pt;width:31.3pt;height:26.8pt;z-index:25169919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">
                <v:oval id="Oval 95" o:spid="_x0000_s103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" filled="f" strokecolor="black [3213]">
                  <v:path arrowok="t"/>
                  <o:lock v:ext="edit" aspectratio="t"/>
                  <v:textbox>
                    <w:txbxContent>
                      <w:p w14:paraId="5142C85F"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6" o:spid="_x0000_s1037"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" filled="f" stroked="f" strokeweight=".5pt">
                  <v:textbox>
                    <w:txbxContent>
                      <w:p w14:paraId="4FB90CEC" w14:textId="1CDCF590" w:rsidR="00483F2D" w:rsidRDefault="00483F2D" w:rsidP="00483F2D">
                        <w:pPr>
                          <w:jc w:val="center"/>
                          <w:rPr>
                            <w:lang w:val="en-US"/>
                          </w:rPr>
                        </w:pPr>
                        <w:r>
                          <w:rPr>
                            <w:lang w:val="en-US"/>
                          </w:rPr>
                          <w:t xml:space="preserve">c  </w:t>
                        </w:r>
                      </w:p>
                      <w:p w14:paraId="09319C32" w14:textId="77777777" w:rsidR="00483F2D" w:rsidRPr="00483F2D" w:rsidRDefault="00483F2D" w:rsidP="00483F2D">
                        <w:pPr>
                          <w:jc w:val="center"/>
                          <w:rPr>
                            <w:lang w:val="en-US"/>
                          </w:rPr>
                        </w:pPr>
                      </w:p>
                    </w:txbxContent>
                  </v:textbox>
                </v:shape>
              </v:group>
            </w:pict>
          </mc:Fallback>
        </mc:AlternateContent>
      </w:r>
      <w:r w:rsidR="005112CC">
        <w:rPr>
          <w:rFonts w:ascii="Calibri" w:eastAsia="Calibri" w:hAnsi="Calibri" w:cs="Calibri"/>
          <w:noProof/>
        </w:rPr>
        <mc:AlternateContent>
          <mc:Choice Requires="wpg">
            <w:drawing>
              <wp:anchor distT="0" distB="0" distL="114300" distR="114300" simplePos="0" relativeHeight="251701247" behindDoc="0" locked="0" layoutInCell="1" allowOverlap="1" wp14:anchorId="3084B7A1" wp14:editId="7451DBDA">
                <wp:simplePos x="0" y="0"/>
                <wp:positionH relativeFrom="column">
                  <wp:posOffset>-104471</wp:posOffset>
                </wp:positionH>
                <wp:positionV relativeFrom="paragraph">
                  <wp:posOffset>1798320</wp:posOffset>
                </wp:positionV>
                <wp:extent cx="397510" cy="340360"/>
                <wp:effectExtent l="0" t="0" r="0" b="0"/>
                <wp:wrapNone/>
                <wp:docPr id="97" name="Group 97"/>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98" name="Oval 98"/>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2AA246D"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8965" y="0"/>
                            <a:ext cx="367553" cy="340659"/>
                          </a:xfrm>
                          <a:prstGeom prst="rect">
                            <a:avLst/>
                          </a:prstGeom>
                          <a:noFill/>
                          <a:ln w="6350">
                            <a:noFill/>
                          </a:ln>
                        </wps:spPr>
                        <wps:txbx>
                          <w:txbxContent>
                            <w:p w14:paraId="3BAABC8A" w14:textId="60A3CEBC" w:rsidR="00483F2D" w:rsidRDefault="00483F2D" w:rsidP="00483F2D">
                              <w:pPr>
                                <w:jc w:val="center"/>
                                <w:rPr>
                                  <w:lang w:val="en-US"/>
                                </w:rPr>
                              </w:pPr>
                              <w:r>
                                <w:rPr>
                                  <w:lang w:val="en-US"/>
                                </w:rPr>
                                <w:t xml:space="preserve">d  </w:t>
                              </w:r>
                            </w:p>
                            <w:p w14:paraId="200FC836"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4B7A1" id="Group 97" o:spid="_x0000_s1038" style="position:absolute;margin-left:-8.25pt;margin-top:141.6pt;width:31.3pt;height:26.8pt;z-index:25170124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">
                <v:oval id="Oval 98" o:spid="_x0000_s103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" filled="f" strokecolor="black [3213]">
                  <v:path arrowok="t"/>
                  <o:lock v:ext="edit" aspectratio="t"/>
                  <v:textbox>
                    <w:txbxContent>
                      <w:p w14:paraId="62AA246D"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9" o:spid="_x0000_s1040"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" filled="f" stroked="f" strokeweight=".5pt">
                  <v:textbox>
                    <w:txbxContent>
                      <w:p w14:paraId="3BAABC8A" w14:textId="60A3CEBC" w:rsidR="00483F2D" w:rsidRDefault="00483F2D" w:rsidP="00483F2D">
                        <w:pPr>
                          <w:jc w:val="center"/>
                          <w:rPr>
                            <w:lang w:val="en-US"/>
                          </w:rPr>
                        </w:pPr>
                        <w:r>
                          <w:rPr>
                            <w:lang w:val="en-US"/>
                          </w:rPr>
                          <w:t xml:space="preserve">d  </w:t>
                        </w:r>
                      </w:p>
                      <w:p w14:paraId="200FC836" w14:textId="77777777" w:rsidR="00483F2D" w:rsidRPr="00483F2D" w:rsidRDefault="00483F2D" w:rsidP="00483F2D">
                        <w:pPr>
                          <w:jc w:val="center"/>
                          <w:rPr>
                            <w:lang w:val="en-US"/>
                          </w:rPr>
                        </w:pPr>
                      </w:p>
                    </w:txbxContent>
                  </v:textbox>
                </v:shape>
              </v:group>
            </w:pict>
          </mc:Fallback>
        </mc:AlternateContent>
      </w:r>
      <w:r w:rsidR="00A1754B">
        <w:rPr>
          <w:rFonts w:ascii="Calibri" w:eastAsia="Calibri" w:hAnsi="Calibri" w:cs="Calibri"/>
          <w:noProof/>
        </w:rPr>
        <mc:AlternateContent>
          <mc:Choice Requires="wpg">
            <w:drawing>
              <wp:anchor distT="0" distB="0" distL="114300" distR="114300" simplePos="0" relativeHeight="251703295" behindDoc="0" locked="0" layoutInCell="1" allowOverlap="1" wp14:anchorId="5506AEF5" wp14:editId="036C1F34">
                <wp:simplePos x="0" y="0"/>
                <wp:positionH relativeFrom="column">
                  <wp:posOffset>4435144</wp:posOffset>
                </wp:positionH>
                <wp:positionV relativeFrom="paragraph">
                  <wp:posOffset>1039495</wp:posOffset>
                </wp:positionV>
                <wp:extent cx="397510" cy="340360"/>
                <wp:effectExtent l="0" t="0" r="0" b="0"/>
                <wp:wrapNone/>
                <wp:docPr id="100" name="Group 100"/>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01" name="Oval 10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73EF6F7"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8965" y="0"/>
                            <a:ext cx="367553" cy="340659"/>
                          </a:xfrm>
                          <a:prstGeom prst="rect">
                            <a:avLst/>
                          </a:prstGeom>
                          <a:noFill/>
                          <a:ln w="6350">
                            <a:noFill/>
                          </a:ln>
                        </wps:spPr>
                        <wps:txbx>
                          <w:txbxContent>
                            <w:p w14:paraId="124A5037" w14:textId="2E7707A7" w:rsidR="00483F2D" w:rsidRDefault="00483F2D" w:rsidP="00483F2D">
                              <w:pPr>
                                <w:jc w:val="center"/>
                                <w:rPr>
                                  <w:lang w:val="en-US"/>
                                </w:rPr>
                              </w:pPr>
                              <w:r>
                                <w:rPr>
                                  <w:lang w:val="en-US"/>
                                </w:rPr>
                                <w:t xml:space="preserve">e  </w:t>
                              </w:r>
                            </w:p>
                            <w:p w14:paraId="47F408E0"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06AEF5" id="Group 100" o:spid="_x0000_s1041" style="position:absolute;margin-left:349.2pt;margin-top:81.85pt;width:31.3pt;height:26.8pt;z-index:251703295;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">
                <v:oval id="Oval 101" o:spid="_x0000_s104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" filled="f" strokecolor="black [3213]">
                  <v:path arrowok="t"/>
                  <o:lock v:ext="edit" aspectratio="t"/>
                  <v:textbox>
                    <w:txbxContent>
                      <w:p w14:paraId="073EF6F7"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102" o:spid="_x0000_s1043"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" filled="f" stroked="f" strokeweight=".5pt">
                  <v:textbox>
                    <w:txbxContent>
                      <w:p w14:paraId="124A5037" w14:textId="2E7707A7" w:rsidR="00483F2D" w:rsidRDefault="00483F2D" w:rsidP="00483F2D">
                        <w:pPr>
                          <w:jc w:val="center"/>
                          <w:rPr>
                            <w:lang w:val="en-US"/>
                          </w:rPr>
                        </w:pPr>
                        <w:r>
                          <w:rPr>
                            <w:lang w:val="en-US"/>
                          </w:rPr>
                          <w:t xml:space="preserve">e  </w:t>
                        </w:r>
                      </w:p>
                      <w:p w14:paraId="47F408E0" w14:textId="77777777" w:rsidR="00483F2D" w:rsidRPr="00483F2D" w:rsidRDefault="00483F2D" w:rsidP="00483F2D">
                        <w:pPr>
                          <w:jc w:val="center"/>
                          <w:rPr>
                            <w:lang w:val="en-US"/>
                          </w:rPr>
                        </w:pPr>
                      </w:p>
                    </w:txbxContent>
                  </v:textbox>
                </v:shape>
              </v:group>
            </w:pict>
          </mc:Fallback>
        </mc:AlternateContent>
      </w:r>
      <w:r w:rsidR="002D27F5" w:rsidRPr="002D27F5">
        <w:t xml:space="preserve"> </w:t>
      </w:r>
      <w:r w:rsidR="002D27F5" w:rsidRPr="002D27F5">
        <w:fldChar w:fldCharType="begin"/>
      </w:r>
      <w:r w:rsidR="002D27F5" w:rsidRPr="002D27F5">
        <w:instrText xml:space="preserve"> INCLUDEPICTURE "https://i.gyazo.com/058ef886e7605a4f450b3848ba0f49ec.png" \* MERGEFORMATINET </w:instrText>
      </w:r>
      <w:r w:rsidR="002D27F5" w:rsidRPr="002D27F5">
        <w:fldChar w:fldCharType="separate"/>
      </w:r>
      <w:r w:rsidR="002D27F5" w:rsidRPr="002D27F5">
        <w:rPr>
          <w:noProof/>
        </w:rPr>
        <w:drawing>
          <wp:inline distT="0" distB="0" distL="0" distR="0" wp14:anchorId="594DCB43" wp14:editId="65F5BBAB">
            <wp:extent cx="5979160" cy="2148840"/>
            <wp:effectExtent l="88900" t="76200" r="91440" b="1117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9160" cy="214884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D27F5" w:rsidRPr="002D27F5">
        <w:fldChar w:fldCharType="end"/>
      </w:r>
    </w:p>
    <w:p w14:paraId="68EE141E" w14:textId="3834EE0A" w:rsidR="00483F2D" w:rsidRDefault="00483F2D" w:rsidP="00C63FD8">
      <w:pPr>
        <w:widowControl w:val="0"/>
        <w:spacing w:line="281" w:lineRule="auto"/>
        <w:jc w:val="both"/>
        <w:rPr>
          <w:rFonts w:ascii="Calibri" w:eastAsia="Calibri" w:hAnsi="Calibri" w:cs="Calibri"/>
          <w:lang w:val="en-US"/>
        </w:rPr>
      </w:pPr>
    </w:p>
    <w:p w14:paraId="4BD9B017" w14:textId="5DFA6431" w:rsidR="00C0412E" w:rsidRPr="00A1754B" w:rsidRDefault="00A1754B" w:rsidP="00A1754B">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Specify</w:t>
      </w:r>
      <w:r w:rsidR="00C0412E">
        <w:rPr>
          <w:rFonts w:ascii="Calibri" w:eastAsia="Calibri" w:hAnsi="Calibri" w:cs="Calibri"/>
        </w:rPr>
        <w:t xml:space="preserve"> the path to the </w:t>
      </w:r>
      <w:r w:rsidR="00C0412E">
        <w:rPr>
          <w:rFonts w:ascii="Calibri" w:eastAsia="Calibri" w:hAnsi="Calibri" w:cs="Calibri"/>
          <w:lang w:val="en-US"/>
        </w:rPr>
        <w:t xml:space="preserve">folder with </w:t>
      </w:r>
      <w:r w:rsidR="00E3121A">
        <w:rPr>
          <w:rFonts w:ascii="Calibri" w:eastAsia="Calibri" w:hAnsi="Calibri" w:cs="Calibri"/>
          <w:lang w:val="en-US"/>
        </w:rPr>
        <w:t xml:space="preserve">the </w:t>
      </w:r>
      <w:commentRangeStart w:id="124"/>
      <w:commentRangeStart w:id="125"/>
      <w:proofErr w:type="gramStart"/>
      <w:r w:rsidR="00AB5E89">
        <w:rPr>
          <w:rFonts w:ascii="Calibri" w:eastAsia="Calibri" w:hAnsi="Calibri" w:cs="Calibri"/>
          <w:lang w:val="en-US"/>
        </w:rPr>
        <w:t xml:space="preserve">unprocessed </w:t>
      </w:r>
      <w:r w:rsidR="00C0412E">
        <w:rPr>
          <w:rFonts w:ascii="Calibri" w:eastAsia="Calibri" w:hAnsi="Calibri" w:cs="Calibri"/>
          <w:lang w:val="en-US"/>
        </w:rPr>
        <w:t>.d</w:t>
      </w:r>
      <w:proofErr w:type="gramEnd"/>
      <w:r w:rsidR="00C0412E">
        <w:rPr>
          <w:rFonts w:ascii="Calibri" w:eastAsia="Calibri" w:hAnsi="Calibri" w:cs="Calibri"/>
          <w:lang w:val="en-US"/>
        </w:rPr>
        <w:t xml:space="preserve"> or .</w:t>
      </w:r>
      <w:proofErr w:type="spellStart"/>
      <w:r w:rsidR="00C0412E">
        <w:rPr>
          <w:rFonts w:ascii="Calibri" w:eastAsia="Calibri" w:hAnsi="Calibri" w:cs="Calibri"/>
          <w:lang w:val="en-US"/>
        </w:rPr>
        <w:t>hdf</w:t>
      </w:r>
      <w:proofErr w:type="spellEnd"/>
      <w:r w:rsidR="00C0412E">
        <w:rPr>
          <w:rFonts w:ascii="Calibri" w:eastAsia="Calibri" w:hAnsi="Calibri" w:cs="Calibri"/>
        </w:rPr>
        <w:t xml:space="preserve"> file</w:t>
      </w:r>
      <w:r w:rsidR="00C0412E">
        <w:rPr>
          <w:rFonts w:ascii="Calibri" w:eastAsia="Calibri" w:hAnsi="Calibri" w:cs="Calibri"/>
          <w:lang w:val="en-US"/>
        </w:rPr>
        <w:t xml:space="preserve">s </w:t>
      </w:r>
      <w:commentRangeEnd w:id="124"/>
      <w:r w:rsidR="0027263B">
        <w:rPr>
          <w:rStyle w:val="CommentReference"/>
        </w:rPr>
        <w:commentReference w:id="124"/>
      </w:r>
      <w:commentRangeEnd w:id="125"/>
      <w:r w:rsidR="00DC684F">
        <w:rPr>
          <w:rStyle w:val="CommentReference"/>
        </w:rPr>
        <w:commentReference w:id="125"/>
      </w:r>
      <w:r w:rsidR="00C0412E">
        <w:rPr>
          <w:rFonts w:ascii="Calibri" w:eastAsia="Calibri" w:hAnsi="Calibri" w:cs="Calibri"/>
        </w:rPr>
        <w:t>in the “</w:t>
      </w:r>
      <w:r w:rsidR="00AB5E89" w:rsidRPr="00AB5E89">
        <w:rPr>
          <w:rFonts w:ascii="Calibri" w:eastAsia="Calibri" w:hAnsi="Calibri" w:cs="Calibri"/>
          <w:lang w:val="en-US"/>
        </w:rPr>
        <w:t>Specify the full path to the folder with unprocessed Bruker files:</w:t>
      </w:r>
      <w:r>
        <w:rPr>
          <w:rFonts w:ascii="Calibri" w:eastAsia="Calibri" w:hAnsi="Calibri" w:cs="Calibri"/>
          <w:lang w:val="en-US"/>
        </w:rPr>
        <w:t>*</w:t>
      </w:r>
      <w:r w:rsidR="00C0412E">
        <w:rPr>
          <w:rFonts w:ascii="Calibri" w:eastAsia="Calibri" w:hAnsi="Calibri" w:cs="Calibri"/>
        </w:rPr>
        <w:t>”</w:t>
      </w:r>
      <w:r w:rsidR="00C0412E">
        <w:rPr>
          <w:rFonts w:ascii="Calibri" w:eastAsia="Calibri" w:hAnsi="Calibri" w:cs="Calibri"/>
          <w:lang w:val="en-US"/>
        </w:rPr>
        <w:t xml:space="preserve"> </w:t>
      </w:r>
      <w:r w:rsidR="00C0412E">
        <w:rPr>
          <w:rFonts w:ascii="Calibri" w:eastAsia="Calibri" w:hAnsi="Calibri" w:cs="Calibri"/>
        </w:rPr>
        <w:t xml:space="preserve">field, e.g. </w:t>
      </w:r>
      <w:r w:rsidR="00C0412E" w:rsidRPr="0053052C">
        <w:rPr>
          <w:rFonts w:ascii="Calibri" w:eastAsia="Calibri" w:hAnsi="Calibri" w:cs="Calibri"/>
          <w:i/>
          <w:iCs/>
        </w:rPr>
        <w:t>“</w:t>
      </w:r>
      <w:r w:rsidRPr="0053052C">
        <w:rPr>
          <w:rFonts w:ascii="Calibri" w:eastAsia="Calibri" w:hAnsi="Calibri" w:cs="Calibri"/>
          <w:i/>
          <w:iCs/>
        </w:rPr>
        <w:t>D:\bruker\21min_HELA_proteomics</w:t>
      </w:r>
      <w:r w:rsidR="00C0412E" w:rsidRPr="0053052C">
        <w:rPr>
          <w:rFonts w:ascii="Calibri" w:eastAsia="Calibri" w:hAnsi="Calibri" w:cs="Calibri"/>
          <w:i/>
          <w:iCs/>
        </w:rPr>
        <w:t>”</w:t>
      </w:r>
      <w:r>
        <w:rPr>
          <w:rFonts w:ascii="Calibri" w:eastAsia="Calibri" w:hAnsi="Calibri" w:cs="Calibri"/>
          <w:lang w:val="en-US"/>
        </w:rPr>
        <w:t xml:space="preserve"> </w:t>
      </w:r>
      <w:r w:rsidR="00C0412E">
        <w:rPr>
          <w:rFonts w:ascii="Calibri" w:eastAsia="Calibri" w:hAnsi="Calibri" w:cs="Calibri"/>
        </w:rPr>
        <w:t xml:space="preserve">(Windows) or </w:t>
      </w:r>
      <w:r w:rsidR="00C0412E" w:rsidRPr="0053052C">
        <w:rPr>
          <w:rFonts w:ascii="Calibri" w:eastAsia="Calibri" w:hAnsi="Calibri" w:cs="Calibri"/>
          <w:i/>
          <w:iCs/>
        </w:rPr>
        <w:t>“</w:t>
      </w:r>
      <w:r w:rsidRPr="0053052C">
        <w:rPr>
          <w:rFonts w:ascii="Calibri" w:eastAsia="Calibri" w:hAnsi="Calibri" w:cs="Calibri"/>
          <w:i/>
          <w:iCs/>
        </w:rPr>
        <w:t>/Users/test/bruker/21min_HELA_proteomics</w:t>
      </w:r>
      <w:r w:rsidR="00C0412E" w:rsidRPr="0053052C">
        <w:rPr>
          <w:rFonts w:ascii="Calibri" w:eastAsia="Calibri" w:hAnsi="Calibri" w:cs="Calibri"/>
          <w:i/>
          <w:iCs/>
        </w:rPr>
        <w:t>”</w:t>
      </w:r>
      <w:r>
        <w:rPr>
          <w:rFonts w:ascii="Calibri" w:eastAsia="Calibri" w:hAnsi="Calibri" w:cs="Calibri"/>
          <w:lang w:val="en-US"/>
        </w:rPr>
        <w:t xml:space="preserve"> </w:t>
      </w:r>
      <w:r w:rsidR="00C0412E">
        <w:rPr>
          <w:rFonts w:ascii="Calibri" w:eastAsia="Calibri" w:hAnsi="Calibri" w:cs="Calibri"/>
        </w:rPr>
        <w:t>(MacOS).</w:t>
      </w:r>
      <w:r w:rsidR="00DC684F">
        <w:rPr>
          <w:rFonts w:ascii="Calibri" w:eastAsia="Calibri" w:hAnsi="Calibri" w:cs="Calibri"/>
          <w:lang w:val="en-US"/>
        </w:rPr>
        <w:t xml:space="preserve"> </w:t>
      </w:r>
      <w:r w:rsidR="00DC684F" w:rsidRPr="00DC684F">
        <w:rPr>
          <w:rFonts w:ascii="Calibri" w:eastAsia="Calibri" w:hAnsi="Calibri" w:cs="Calibri"/>
          <w:lang w:val="en-US"/>
        </w:rPr>
        <w:t xml:space="preserve">File paths can easily be copied to the clipboard by “shift key + right mouse” (Windows), “option + command + c” (MacOS) or “ctrl + c” (Linux). </w:t>
      </w:r>
      <w:r w:rsidR="00DC684F" w:rsidRPr="00F26B27">
        <w:rPr>
          <w:rFonts w:ascii="Calibri" w:eastAsia="Calibri" w:hAnsi="Calibri" w:cs="Calibri"/>
          <w:b/>
          <w:bCs/>
          <w:lang w:val="en-US"/>
        </w:rPr>
        <w:t xml:space="preserve">Note that the copied path should not contain quotes at the beginning or end and that this is a local path, </w:t>
      </w:r>
      <w:proofErr w:type="gramStart"/>
      <w:r w:rsidR="00DC684F" w:rsidRPr="00F26B27">
        <w:rPr>
          <w:rFonts w:ascii="Calibri" w:eastAsia="Calibri" w:hAnsi="Calibri" w:cs="Calibri"/>
          <w:b/>
          <w:bCs/>
          <w:lang w:val="en-US"/>
        </w:rPr>
        <w:t>i.e.</w:t>
      </w:r>
      <w:proofErr w:type="gramEnd"/>
      <w:r w:rsidR="00DC684F" w:rsidRPr="00F26B27">
        <w:rPr>
          <w:rFonts w:ascii="Calibri" w:eastAsia="Calibri" w:hAnsi="Calibri" w:cs="Calibri"/>
          <w:b/>
          <w:bCs/>
          <w:lang w:val="en-US"/>
        </w:rPr>
        <w:t xml:space="preserve"> not on a mounted drive.</w:t>
      </w:r>
    </w:p>
    <w:p w14:paraId="79454735" w14:textId="4F92C670" w:rsidR="00C0412E" w:rsidRPr="00A1754B" w:rsidRDefault="00AA33EB" w:rsidP="00C0412E">
      <w:pPr>
        <w:widowControl w:val="0"/>
        <w:numPr>
          <w:ilvl w:val="1"/>
          <w:numId w:val="2"/>
        </w:numPr>
        <w:spacing w:after="200" w:line="281" w:lineRule="auto"/>
        <w:ind w:left="426"/>
        <w:jc w:val="both"/>
        <w:rPr>
          <w:rFonts w:ascii="Calibri" w:eastAsia="Calibri" w:hAnsi="Calibri" w:cs="Calibri"/>
        </w:rPr>
      </w:pPr>
      <w:r w:rsidRPr="00AA33EB">
        <w:rPr>
          <w:rFonts w:ascii="Calibri" w:eastAsia="Calibri" w:hAnsi="Calibri" w:cs="Calibri"/>
          <w:lang w:val="en-US"/>
        </w:rPr>
        <w:t>After completing the previous step</w:t>
      </w:r>
      <w:ins w:id="126" w:author="Sander Willems" w:date="2022-01-27T16:23:00Z">
        <w:r w:rsidR="0027263B">
          <w:rPr>
            <w:rFonts w:ascii="Calibri" w:eastAsia="Calibri" w:hAnsi="Calibri" w:cs="Calibri"/>
            <w:lang w:val="en-US"/>
          </w:rPr>
          <w:t>,</w:t>
        </w:r>
      </w:ins>
      <w:r w:rsidR="00E3121A" w:rsidRPr="00E3121A">
        <w:rPr>
          <w:rFonts w:ascii="Calibri" w:eastAsia="Calibri" w:hAnsi="Calibri" w:cs="Calibri"/>
          <w:lang w:val="en-US"/>
        </w:rPr>
        <w:t xml:space="preserve"> </w:t>
      </w:r>
      <w:r w:rsidR="00C0412E">
        <w:rPr>
          <w:rFonts w:ascii="Calibri" w:eastAsia="Calibri" w:hAnsi="Calibri" w:cs="Calibri"/>
          <w:lang w:val="en-US"/>
        </w:rPr>
        <w:t>the “Select</w:t>
      </w:r>
      <w:r w:rsidR="00C0412E">
        <w:rPr>
          <w:rFonts w:ascii="Calibri" w:eastAsia="Calibri" w:hAnsi="Calibri" w:cs="Calibri"/>
        </w:rPr>
        <w:t xml:space="preserve"> </w:t>
      </w:r>
      <w:r w:rsidR="00A1754B">
        <w:rPr>
          <w:rFonts w:ascii="Calibri" w:eastAsia="Calibri" w:hAnsi="Calibri" w:cs="Calibri"/>
          <w:lang w:val="en-US"/>
        </w:rPr>
        <w:t xml:space="preserve">the </w:t>
      </w:r>
      <w:r w:rsidR="00C0412E">
        <w:rPr>
          <w:rFonts w:ascii="Calibri" w:eastAsia="Calibri" w:hAnsi="Calibri" w:cs="Calibri"/>
          <w:lang w:val="en-US"/>
        </w:rPr>
        <w:t xml:space="preserve">raw </w:t>
      </w:r>
      <w:proofErr w:type="gramStart"/>
      <w:r w:rsidR="00C0412E">
        <w:rPr>
          <w:rFonts w:ascii="Calibri" w:eastAsia="Calibri" w:hAnsi="Calibri" w:cs="Calibri"/>
          <w:lang w:val="en-US"/>
        </w:rPr>
        <w:t>file</w:t>
      </w:r>
      <w:r w:rsidR="00A1754B">
        <w:rPr>
          <w:rFonts w:ascii="Calibri" w:eastAsia="Calibri" w:hAnsi="Calibri" w:cs="Calibri"/>
          <w:lang w:val="en-US"/>
        </w:rPr>
        <w:t>:*</w:t>
      </w:r>
      <w:proofErr w:type="gramEnd"/>
      <w:r w:rsidR="00C0412E">
        <w:rPr>
          <w:rFonts w:ascii="Calibri" w:eastAsia="Calibri" w:hAnsi="Calibri" w:cs="Calibri"/>
        </w:rPr>
        <w:t>” field</w:t>
      </w:r>
      <w:r w:rsidR="00C0412E">
        <w:rPr>
          <w:rFonts w:ascii="Calibri" w:eastAsia="Calibri" w:hAnsi="Calibri" w:cs="Calibri"/>
          <w:lang w:val="en-US"/>
        </w:rPr>
        <w:t xml:space="preserve"> will automatically display all .d </w:t>
      </w:r>
      <w:r w:rsidR="00F26B27">
        <w:rPr>
          <w:rFonts w:ascii="Calibri" w:eastAsia="Calibri" w:hAnsi="Calibri" w:cs="Calibri"/>
          <w:lang w:val="en-US"/>
        </w:rPr>
        <w:t xml:space="preserve">folders </w:t>
      </w:r>
      <w:r w:rsidR="00C0412E">
        <w:rPr>
          <w:rFonts w:ascii="Calibri" w:eastAsia="Calibri" w:hAnsi="Calibri" w:cs="Calibri"/>
          <w:lang w:val="en-US"/>
        </w:rPr>
        <w:t>and .</w:t>
      </w:r>
      <w:proofErr w:type="spellStart"/>
      <w:r w:rsidR="00C0412E">
        <w:rPr>
          <w:rFonts w:ascii="Calibri" w:eastAsia="Calibri" w:hAnsi="Calibri" w:cs="Calibri"/>
          <w:lang w:val="en-US"/>
        </w:rPr>
        <w:t>hdf</w:t>
      </w:r>
      <w:proofErr w:type="spellEnd"/>
      <w:r w:rsidR="00C0412E">
        <w:rPr>
          <w:rFonts w:ascii="Calibri" w:eastAsia="Calibri" w:hAnsi="Calibri" w:cs="Calibri"/>
          <w:lang w:val="en-US"/>
        </w:rPr>
        <w:t xml:space="preserve"> files present in the specified </w:t>
      </w:r>
      <w:commentRangeStart w:id="127"/>
      <w:commentRangeStart w:id="128"/>
      <w:r w:rsidR="00C0412E">
        <w:rPr>
          <w:rFonts w:ascii="Calibri" w:eastAsia="Calibri" w:hAnsi="Calibri" w:cs="Calibri"/>
          <w:lang w:val="en-US"/>
        </w:rPr>
        <w:t>folder</w:t>
      </w:r>
      <w:commentRangeEnd w:id="127"/>
      <w:r w:rsidR="0027263B">
        <w:rPr>
          <w:rStyle w:val="CommentReference"/>
        </w:rPr>
        <w:commentReference w:id="127"/>
      </w:r>
      <w:commentRangeEnd w:id="128"/>
      <w:r w:rsidR="00F26B27">
        <w:rPr>
          <w:rStyle w:val="CommentReference"/>
        </w:rPr>
        <w:commentReference w:id="128"/>
      </w:r>
      <w:r w:rsidR="00F26B27">
        <w:rPr>
          <w:rFonts w:ascii="Calibri" w:eastAsia="Calibri" w:hAnsi="Calibri" w:cs="Calibri"/>
          <w:lang w:val="en-US"/>
        </w:rPr>
        <w:t xml:space="preserve"> and sorted in a natural order</w:t>
      </w:r>
      <w:r w:rsidR="00C0412E">
        <w:rPr>
          <w:rFonts w:ascii="Calibri" w:eastAsia="Calibri" w:hAnsi="Calibri" w:cs="Calibri"/>
        </w:rPr>
        <w:t xml:space="preserve">. </w:t>
      </w:r>
      <w:r w:rsidR="00C0412E">
        <w:rPr>
          <w:rFonts w:ascii="Calibri" w:eastAsia="Calibri" w:hAnsi="Calibri" w:cs="Calibri"/>
          <w:lang w:val="en-US"/>
        </w:rPr>
        <w:t xml:space="preserve">By </w:t>
      </w:r>
      <w:r w:rsidR="00D92E43">
        <w:rPr>
          <w:rFonts w:ascii="Calibri" w:eastAsia="Calibri" w:hAnsi="Calibri" w:cs="Calibri"/>
          <w:lang w:val="en-US"/>
        </w:rPr>
        <w:t>default,</w:t>
      </w:r>
      <w:r w:rsidR="00C0412E">
        <w:rPr>
          <w:rFonts w:ascii="Calibri" w:eastAsia="Calibri" w:hAnsi="Calibri" w:cs="Calibri"/>
          <w:lang w:val="en-US"/>
        </w:rPr>
        <w:t xml:space="preserve"> the </w:t>
      </w:r>
      <w:commentRangeStart w:id="129"/>
      <w:commentRangeStart w:id="130"/>
      <w:r w:rsidR="00C0412E">
        <w:rPr>
          <w:rFonts w:ascii="Calibri" w:eastAsia="Calibri" w:hAnsi="Calibri" w:cs="Calibri"/>
          <w:lang w:val="en-US"/>
        </w:rPr>
        <w:t>first file</w:t>
      </w:r>
      <w:commentRangeEnd w:id="129"/>
      <w:r w:rsidR="0027263B">
        <w:rPr>
          <w:rStyle w:val="CommentReference"/>
        </w:rPr>
        <w:commentReference w:id="129"/>
      </w:r>
      <w:commentRangeEnd w:id="130"/>
      <w:r w:rsidR="00F26B27">
        <w:rPr>
          <w:rStyle w:val="CommentReference"/>
        </w:rPr>
        <w:commentReference w:id="130"/>
      </w:r>
      <w:r w:rsidR="00C0412E">
        <w:rPr>
          <w:rFonts w:ascii="Calibri" w:eastAsia="Calibri" w:hAnsi="Calibri" w:cs="Calibri"/>
          <w:lang w:val="en-US"/>
        </w:rPr>
        <w:t xml:space="preserve"> </w:t>
      </w:r>
      <w:r w:rsidR="00E3121A">
        <w:rPr>
          <w:rFonts w:ascii="Calibri" w:eastAsia="Calibri" w:hAnsi="Calibri" w:cs="Calibri"/>
          <w:lang w:val="en-US"/>
        </w:rPr>
        <w:t>of all</w:t>
      </w:r>
      <w:r w:rsidR="00C0412E">
        <w:rPr>
          <w:rFonts w:ascii="Calibri" w:eastAsia="Calibri" w:hAnsi="Calibri" w:cs="Calibri"/>
          <w:lang w:val="en-US"/>
        </w:rPr>
        <w:t xml:space="preserve"> </w:t>
      </w:r>
      <w:r w:rsidR="00E3121A">
        <w:rPr>
          <w:rFonts w:ascii="Calibri" w:eastAsia="Calibri" w:hAnsi="Calibri" w:cs="Calibri"/>
          <w:lang w:val="en-US"/>
        </w:rPr>
        <w:t>present</w:t>
      </w:r>
      <w:r w:rsidR="00C0412E">
        <w:rPr>
          <w:rFonts w:ascii="Calibri" w:eastAsia="Calibri" w:hAnsi="Calibri" w:cs="Calibri"/>
          <w:lang w:val="en-US"/>
        </w:rPr>
        <w:t xml:space="preserve"> </w:t>
      </w:r>
      <w:r>
        <w:rPr>
          <w:rFonts w:ascii="Calibri" w:eastAsia="Calibri" w:hAnsi="Calibri" w:cs="Calibri"/>
          <w:lang w:val="en-US"/>
        </w:rPr>
        <w:t xml:space="preserve">ones </w:t>
      </w:r>
      <w:r w:rsidR="00C0412E">
        <w:rPr>
          <w:rFonts w:ascii="Calibri" w:eastAsia="Calibri" w:hAnsi="Calibri" w:cs="Calibri"/>
          <w:lang w:val="en-US"/>
        </w:rPr>
        <w:t>is selected (highlighted in grey)</w:t>
      </w:r>
      <w:r w:rsidR="00E3121A">
        <w:rPr>
          <w:rFonts w:ascii="Calibri" w:eastAsia="Calibri" w:hAnsi="Calibri" w:cs="Calibri"/>
          <w:lang w:val="en-US"/>
        </w:rPr>
        <w:t>,</w:t>
      </w:r>
      <w:r w:rsidR="00C0412E">
        <w:rPr>
          <w:rFonts w:ascii="Calibri" w:eastAsia="Calibri" w:hAnsi="Calibri" w:cs="Calibri"/>
          <w:lang w:val="en-US"/>
        </w:rPr>
        <w:t xml:space="preserve"> but you can click on any other file to </w:t>
      </w:r>
      <w:r w:rsidR="0027263B">
        <w:rPr>
          <w:rFonts w:ascii="Calibri" w:eastAsia="Calibri" w:hAnsi="Calibri" w:cs="Calibri"/>
          <w:lang w:val="en-US"/>
        </w:rPr>
        <w:t xml:space="preserve">activate </w:t>
      </w:r>
      <w:r w:rsidR="00C0412E">
        <w:rPr>
          <w:rFonts w:ascii="Calibri" w:eastAsia="Calibri" w:hAnsi="Calibri" w:cs="Calibri"/>
          <w:lang w:val="en-US"/>
        </w:rPr>
        <w:t>it.</w:t>
      </w:r>
    </w:p>
    <w:p w14:paraId="7F09043F" w14:textId="1C9EB1BF" w:rsidR="00A1754B" w:rsidRDefault="00A1754B" w:rsidP="00A1754B">
      <w:pPr>
        <w:widowControl w:val="0"/>
        <w:spacing w:after="200" w:line="281" w:lineRule="auto"/>
        <w:ind w:left="426"/>
        <w:jc w:val="both"/>
        <w:rPr>
          <w:rFonts w:ascii="Calibri" w:eastAsia="Calibri" w:hAnsi="Calibri" w:cs="Calibri"/>
          <w:lang w:val="en-US"/>
        </w:rPr>
      </w:pPr>
      <w:r w:rsidRPr="00A81AEB">
        <w:rPr>
          <w:rFonts w:ascii="Calibri" w:eastAsia="Calibri" w:hAnsi="Calibri" w:cs="Calibri"/>
          <w:b/>
          <w:bCs/>
          <w:lang w:val="en-US"/>
        </w:rPr>
        <w:t>IMPORTANT!</w:t>
      </w:r>
      <w:r>
        <w:rPr>
          <w:rFonts w:ascii="Calibri" w:eastAsia="Calibri" w:hAnsi="Calibri" w:cs="Calibri"/>
          <w:lang w:val="en-US"/>
        </w:rPr>
        <w:t xml:space="preserve"> Steps a) and b) are </w:t>
      </w:r>
      <w:r w:rsidR="00AA33EB">
        <w:rPr>
          <w:rFonts w:ascii="Calibri" w:eastAsia="Calibri" w:hAnsi="Calibri" w:cs="Calibri"/>
          <w:lang w:val="en-US"/>
        </w:rPr>
        <w:t>mandatory</w:t>
      </w:r>
      <w:r>
        <w:rPr>
          <w:rFonts w:ascii="Calibri" w:eastAsia="Calibri" w:hAnsi="Calibri" w:cs="Calibri"/>
          <w:lang w:val="en-US"/>
        </w:rPr>
        <w:t xml:space="preserve"> for the tool</w:t>
      </w:r>
      <w:r w:rsidR="00AA33EB">
        <w:rPr>
          <w:rFonts w:ascii="Calibri" w:eastAsia="Calibri" w:hAnsi="Calibri" w:cs="Calibri"/>
          <w:lang w:val="en-US"/>
        </w:rPr>
        <w:t xml:space="preserve"> to work</w:t>
      </w:r>
      <w:r>
        <w:rPr>
          <w:rFonts w:ascii="Calibri" w:eastAsia="Calibri" w:hAnsi="Calibri" w:cs="Calibri"/>
          <w:lang w:val="en-US"/>
        </w:rPr>
        <w:t>.</w:t>
      </w:r>
    </w:p>
    <w:p w14:paraId="0F15A2DD" w14:textId="482AB672" w:rsidR="0043109A" w:rsidRDefault="0043109A" w:rsidP="0043109A">
      <w:pPr>
        <w:widowControl w:val="0"/>
        <w:spacing w:after="200" w:line="281" w:lineRule="auto"/>
        <w:ind w:left="426"/>
        <w:jc w:val="both"/>
        <w:rPr>
          <w:rFonts w:ascii="Calibri" w:eastAsia="Calibri" w:hAnsi="Calibri" w:cs="Calibri"/>
        </w:rPr>
      </w:pPr>
      <w:commentRangeStart w:id="131"/>
      <w:commentRangeStart w:id="132"/>
      <w:commentRangeStart w:id="133"/>
      <w:r w:rsidRPr="00A81AEB">
        <w:rPr>
          <w:rFonts w:ascii="Calibri" w:eastAsia="Calibri" w:hAnsi="Calibri" w:cs="Calibri"/>
          <w:b/>
          <w:bCs/>
          <w:lang w:val="en-US"/>
        </w:rPr>
        <w:t>IMPORTANT!</w:t>
      </w:r>
      <w:r>
        <w:rPr>
          <w:rFonts w:ascii="Calibri" w:eastAsia="Calibri" w:hAnsi="Calibri" w:cs="Calibri"/>
          <w:lang w:val="en-US"/>
        </w:rPr>
        <w:t xml:space="preserve"> Steps c) and d) </w:t>
      </w:r>
      <w:r>
        <w:rPr>
          <w:rFonts w:ascii="Calibri" w:eastAsia="Calibri" w:hAnsi="Calibri" w:cs="Calibri"/>
          <w:lang w:val="en-US"/>
        </w:rPr>
        <w:t xml:space="preserve">are optional and </w:t>
      </w:r>
      <w:r>
        <w:rPr>
          <w:rFonts w:ascii="Calibri" w:eastAsia="Calibri" w:hAnsi="Calibri" w:cs="Calibri"/>
          <w:lang w:val="en-US"/>
        </w:rPr>
        <w:t xml:space="preserve">can be skipped using </w:t>
      </w:r>
      <w:proofErr w:type="spellStart"/>
      <w:r>
        <w:rPr>
          <w:rFonts w:ascii="Calibri" w:eastAsia="Calibri" w:hAnsi="Calibri" w:cs="Calibri"/>
          <w:lang w:val="en-US"/>
        </w:rPr>
        <w:t>AlphaViz</w:t>
      </w:r>
      <w:proofErr w:type="spellEnd"/>
      <w:r>
        <w:rPr>
          <w:rFonts w:ascii="Calibri" w:eastAsia="Calibri" w:hAnsi="Calibri" w:cs="Calibri"/>
          <w:lang w:val="en-US"/>
        </w:rPr>
        <w:t xml:space="preserve"> in Targeted mode (see below).</w:t>
      </w:r>
      <w:commentRangeEnd w:id="131"/>
      <w:r>
        <w:rPr>
          <w:rStyle w:val="CommentReference"/>
        </w:rPr>
        <w:commentReference w:id="131"/>
      </w:r>
      <w:commentRangeEnd w:id="132"/>
      <w:r>
        <w:rPr>
          <w:rStyle w:val="CommentReference"/>
        </w:rPr>
        <w:commentReference w:id="132"/>
      </w:r>
      <w:commentRangeEnd w:id="133"/>
      <w:r>
        <w:rPr>
          <w:rStyle w:val="CommentReference"/>
        </w:rPr>
        <w:commentReference w:id="133"/>
      </w:r>
    </w:p>
    <w:p w14:paraId="7EC47171" w14:textId="05A68700" w:rsidR="00AA33EB" w:rsidRPr="0053052C" w:rsidRDefault="00C0412E" w:rsidP="0053052C">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In the “</w:t>
      </w:r>
      <w:r w:rsidR="00AA33EB" w:rsidRPr="00AA33EB">
        <w:rPr>
          <w:rFonts w:ascii="Calibri" w:eastAsia="Calibri" w:hAnsi="Calibri" w:cs="Calibri"/>
          <w:lang w:val="en-US"/>
        </w:rPr>
        <w:t>Specify the full path to the output folder of any supported software analysis tool:</w:t>
      </w:r>
      <w:r>
        <w:rPr>
          <w:rFonts w:ascii="Calibri" w:eastAsia="Calibri" w:hAnsi="Calibri" w:cs="Calibri"/>
          <w:lang w:val="en-US"/>
        </w:rPr>
        <w:t xml:space="preserve">” field </w:t>
      </w:r>
      <w:r w:rsidR="00E3121A">
        <w:rPr>
          <w:rFonts w:ascii="Calibri" w:eastAsia="Calibri" w:hAnsi="Calibri" w:cs="Calibri"/>
          <w:lang w:val="en-US"/>
        </w:rPr>
        <w:t>enter</w:t>
      </w:r>
      <w:r>
        <w:rPr>
          <w:rFonts w:ascii="Calibri" w:eastAsia="Calibri" w:hAnsi="Calibri" w:cs="Calibri"/>
          <w:lang w:val="en-US"/>
        </w:rPr>
        <w:t xml:space="preserve"> the path to the </w:t>
      </w:r>
      <w:r w:rsidR="00AA33EB">
        <w:rPr>
          <w:rFonts w:ascii="Calibri" w:eastAsia="Calibri" w:hAnsi="Calibri" w:cs="Calibri"/>
          <w:lang w:val="en-US"/>
        </w:rPr>
        <w:t>software</w:t>
      </w:r>
      <w:r>
        <w:rPr>
          <w:rFonts w:ascii="Calibri" w:eastAsia="Calibri" w:hAnsi="Calibri" w:cs="Calibri"/>
          <w:lang w:val="en-US"/>
        </w:rPr>
        <w:t xml:space="preserve"> output folder</w:t>
      </w:r>
      <w:r w:rsidR="0053052C">
        <w:rPr>
          <w:rFonts w:ascii="Calibri" w:eastAsia="Calibri" w:hAnsi="Calibri" w:cs="Calibri"/>
          <w:lang w:val="en-US"/>
        </w:rPr>
        <w:t xml:space="preserve">, </w:t>
      </w:r>
      <w:proofErr w:type="gramStart"/>
      <w:r w:rsidR="0053052C">
        <w:rPr>
          <w:rFonts w:ascii="Calibri" w:eastAsia="Calibri" w:hAnsi="Calibri" w:cs="Calibri"/>
          <w:lang w:val="en-US"/>
        </w:rPr>
        <w:t>e.g.</w:t>
      </w:r>
      <w:proofErr w:type="gramEnd"/>
      <w:r w:rsidR="0053052C">
        <w:rPr>
          <w:rFonts w:ascii="Calibri" w:eastAsia="Calibri" w:hAnsi="Calibri" w:cs="Calibri"/>
          <w:lang w:val="en-US"/>
        </w:rPr>
        <w:t xml:space="preserve"> </w:t>
      </w:r>
      <w:r w:rsidR="0053052C" w:rsidRPr="0053052C">
        <w:rPr>
          <w:rFonts w:ascii="Calibri" w:eastAsia="Calibri" w:hAnsi="Calibri" w:cs="Calibri"/>
          <w:i/>
          <w:iCs/>
        </w:rPr>
        <w:t>“D:\bruker\21min_HELA_proteomics”</w:t>
      </w:r>
      <w:r w:rsidR="0053052C">
        <w:rPr>
          <w:rFonts w:ascii="Calibri" w:eastAsia="Calibri" w:hAnsi="Calibri" w:cs="Calibri"/>
          <w:lang w:val="en-US"/>
        </w:rPr>
        <w:t xml:space="preserve"> </w:t>
      </w:r>
      <w:r w:rsidR="0053052C">
        <w:rPr>
          <w:rFonts w:ascii="Calibri" w:eastAsia="Calibri" w:hAnsi="Calibri" w:cs="Calibri"/>
        </w:rPr>
        <w:t xml:space="preserve">(Windows) or </w:t>
      </w:r>
      <w:r w:rsidR="0053052C" w:rsidRPr="0053052C">
        <w:rPr>
          <w:rFonts w:ascii="Calibri" w:eastAsia="Calibri" w:hAnsi="Calibri" w:cs="Calibri"/>
          <w:i/>
          <w:iCs/>
        </w:rPr>
        <w:t>“/Users/test/bruker/21min_HELA_proteomics”</w:t>
      </w:r>
      <w:r w:rsidR="0053052C">
        <w:rPr>
          <w:rFonts w:ascii="Calibri" w:eastAsia="Calibri" w:hAnsi="Calibri" w:cs="Calibri"/>
          <w:lang w:val="en-US"/>
        </w:rPr>
        <w:t xml:space="preserve"> </w:t>
      </w:r>
      <w:r w:rsidR="0053052C">
        <w:rPr>
          <w:rFonts w:ascii="Calibri" w:eastAsia="Calibri" w:hAnsi="Calibri" w:cs="Calibri"/>
        </w:rPr>
        <w:t>(MacOS).</w:t>
      </w:r>
    </w:p>
    <w:p w14:paraId="71C9A8D3" w14:textId="6595320D" w:rsidR="00C0412E" w:rsidRPr="00E3121A" w:rsidRDefault="00AA33EB" w:rsidP="00AA33EB">
      <w:pPr>
        <w:widowControl w:val="0"/>
        <w:spacing w:after="200" w:line="281" w:lineRule="auto"/>
        <w:ind w:left="426"/>
        <w:jc w:val="both"/>
        <w:rPr>
          <w:rFonts w:ascii="Calibri" w:eastAsia="Calibri" w:hAnsi="Calibri" w:cs="Calibri"/>
        </w:rPr>
      </w:pPr>
      <w:commentRangeStart w:id="134"/>
      <w:commentRangeStart w:id="135"/>
      <w:r w:rsidRPr="0053052C">
        <w:rPr>
          <w:rFonts w:ascii="Calibri" w:eastAsia="Calibri" w:hAnsi="Calibri" w:cs="Calibri"/>
          <w:i/>
          <w:iCs/>
          <w:u w:val="single"/>
          <w:lang w:val="en-US"/>
        </w:rPr>
        <w:t>MaxQuant output</w:t>
      </w:r>
      <w:commentRangeEnd w:id="134"/>
      <w:r w:rsidR="0027263B">
        <w:rPr>
          <w:rStyle w:val="CommentReference"/>
        </w:rPr>
        <w:commentReference w:id="134"/>
      </w:r>
      <w:commentRangeEnd w:id="135"/>
      <w:r w:rsidR="0043109A">
        <w:rPr>
          <w:rStyle w:val="CommentReference"/>
        </w:rPr>
        <w:commentReference w:id="135"/>
      </w:r>
      <w:r>
        <w:rPr>
          <w:rFonts w:ascii="Calibri" w:eastAsia="Calibri" w:hAnsi="Calibri" w:cs="Calibri"/>
          <w:lang w:val="en-US"/>
        </w:rPr>
        <w:t xml:space="preserve">: </w:t>
      </w:r>
      <w:r w:rsidR="00C0412E">
        <w:rPr>
          <w:rFonts w:ascii="Calibri" w:eastAsia="Calibri" w:hAnsi="Calibri" w:cs="Calibri"/>
          <w:lang w:val="en-US"/>
        </w:rPr>
        <w:t>If th</w:t>
      </w:r>
      <w:r>
        <w:rPr>
          <w:rFonts w:ascii="Calibri" w:eastAsia="Calibri" w:hAnsi="Calibri" w:cs="Calibri"/>
          <w:lang w:val="en-US"/>
        </w:rPr>
        <w:t>e output</w:t>
      </w:r>
      <w:r w:rsidR="00C0412E">
        <w:rPr>
          <w:rFonts w:ascii="Calibri" w:eastAsia="Calibri" w:hAnsi="Calibri" w:cs="Calibri"/>
          <w:lang w:val="en-US"/>
        </w:rPr>
        <w:t xml:space="preserve"> “txt” folder </w:t>
      </w:r>
      <w:r w:rsidR="00E3121A">
        <w:rPr>
          <w:rFonts w:ascii="Calibri" w:eastAsia="Calibri" w:hAnsi="Calibri" w:cs="Calibri"/>
          <w:lang w:val="en-US"/>
        </w:rPr>
        <w:t>is</w:t>
      </w:r>
      <w:r w:rsidR="00C0412E">
        <w:rPr>
          <w:rFonts w:ascii="Calibri" w:eastAsia="Calibri" w:hAnsi="Calibri" w:cs="Calibri"/>
          <w:lang w:val="en-US"/>
        </w:rPr>
        <w:t xml:space="preserve"> inside the </w:t>
      </w:r>
      <w:proofErr w:type="gramStart"/>
      <w:r>
        <w:rPr>
          <w:rFonts w:ascii="Calibri" w:eastAsia="Calibri" w:hAnsi="Calibri" w:cs="Calibri"/>
          <w:lang w:val="en-US"/>
        </w:rPr>
        <w:t xml:space="preserve">unprocessed </w:t>
      </w:r>
      <w:r w:rsidR="00E3121A">
        <w:rPr>
          <w:rFonts w:ascii="Calibri" w:eastAsia="Calibri" w:hAnsi="Calibri" w:cs="Calibri"/>
          <w:lang w:val="en-US"/>
        </w:rPr>
        <w:t>.d</w:t>
      </w:r>
      <w:proofErr w:type="gramEnd"/>
      <w:r w:rsidR="00E3121A">
        <w:rPr>
          <w:rFonts w:ascii="Calibri" w:eastAsia="Calibri" w:hAnsi="Calibri" w:cs="Calibri"/>
          <w:lang w:val="en-US"/>
        </w:rPr>
        <w:t xml:space="preserve"> folder specified </w:t>
      </w:r>
      <w:r w:rsidR="008257A8">
        <w:rPr>
          <w:rFonts w:ascii="Calibri" w:eastAsia="Calibri" w:hAnsi="Calibri" w:cs="Calibri"/>
          <w:lang w:val="en-US"/>
        </w:rPr>
        <w:t>at</w:t>
      </w:r>
      <w:r w:rsidR="00E3121A">
        <w:rPr>
          <w:rFonts w:ascii="Calibri" w:eastAsia="Calibri" w:hAnsi="Calibri" w:cs="Calibri"/>
          <w:lang w:val="en-US"/>
        </w:rPr>
        <w:t xml:space="preserve"> </w:t>
      </w:r>
      <w:r w:rsidR="008257A8">
        <w:rPr>
          <w:rFonts w:ascii="Calibri" w:eastAsia="Calibri" w:hAnsi="Calibri" w:cs="Calibri"/>
          <w:lang w:val="en-US"/>
        </w:rPr>
        <w:t>S</w:t>
      </w:r>
      <w:r w:rsidR="00E3121A">
        <w:rPr>
          <w:rFonts w:ascii="Calibri" w:eastAsia="Calibri" w:hAnsi="Calibri" w:cs="Calibri"/>
          <w:lang w:val="en-US"/>
        </w:rPr>
        <w:t>tep b), this path will be filled in</w:t>
      </w:r>
      <w:r w:rsidR="00D93917" w:rsidRPr="00D93917">
        <w:rPr>
          <w:rFonts w:ascii="Calibri" w:eastAsia="Calibri" w:hAnsi="Calibri" w:cs="Calibri"/>
          <w:lang w:val="en-US"/>
        </w:rPr>
        <w:t xml:space="preserve"> </w:t>
      </w:r>
      <w:r w:rsidR="00D93917">
        <w:rPr>
          <w:rFonts w:ascii="Calibri" w:eastAsia="Calibri" w:hAnsi="Calibri" w:cs="Calibri"/>
          <w:lang w:val="en-US"/>
        </w:rPr>
        <w:t>automatically</w:t>
      </w:r>
      <w:r w:rsidR="00E3121A">
        <w:rPr>
          <w:rFonts w:ascii="Calibri" w:eastAsia="Calibri" w:hAnsi="Calibri" w:cs="Calibri"/>
          <w:lang w:val="en-US"/>
        </w:rPr>
        <w:t xml:space="preserve">. </w:t>
      </w:r>
    </w:p>
    <w:p w14:paraId="47A8A8FE" w14:textId="60EB9052" w:rsidR="00E3121A" w:rsidRPr="00040AB5" w:rsidRDefault="00E3121A" w:rsidP="00E3121A">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In the “</w:t>
      </w:r>
      <w:r w:rsidR="0053052C" w:rsidRPr="0053052C">
        <w:rPr>
          <w:rFonts w:ascii="Calibri" w:eastAsia="Calibri" w:hAnsi="Calibri" w:cs="Calibri"/>
          <w:lang w:val="en-US"/>
        </w:rPr>
        <w:t>Specify the full path to the fasta file:</w:t>
      </w:r>
      <w:r>
        <w:rPr>
          <w:rFonts w:ascii="Calibri" w:eastAsia="Calibri" w:hAnsi="Calibri" w:cs="Calibri"/>
          <w:lang w:val="en-US"/>
        </w:rPr>
        <w:t xml:space="preserve">” field </w:t>
      </w:r>
      <w:r w:rsidR="00D93917" w:rsidRPr="00D93917">
        <w:rPr>
          <w:rFonts w:ascii="Calibri" w:eastAsia="Calibri" w:hAnsi="Calibri" w:cs="Calibri"/>
          <w:lang w:val="en-US"/>
        </w:rPr>
        <w:t xml:space="preserve">the path to the fasta file that was used for analysis should be </w:t>
      </w:r>
      <w:r w:rsidR="00304B23">
        <w:rPr>
          <w:rFonts w:ascii="Calibri" w:eastAsia="Calibri" w:hAnsi="Calibri" w:cs="Calibri"/>
          <w:lang w:val="en-US"/>
        </w:rPr>
        <w:t>entered</w:t>
      </w:r>
      <w:r w:rsidR="00D93917" w:rsidRPr="00D93917">
        <w:rPr>
          <w:rFonts w:ascii="Calibri" w:eastAsia="Calibri" w:hAnsi="Calibri" w:cs="Calibri"/>
          <w:lang w:val="en-US"/>
        </w:rPr>
        <w:t>.</w:t>
      </w:r>
      <w:r>
        <w:rPr>
          <w:rFonts w:ascii="Calibri" w:eastAsia="Calibri" w:hAnsi="Calibri" w:cs="Calibri"/>
          <w:lang w:val="en-US"/>
        </w:rPr>
        <w:t xml:space="preserve"> </w:t>
      </w:r>
      <w:r w:rsidR="00304B23">
        <w:rPr>
          <w:rFonts w:ascii="Calibri" w:eastAsia="Calibri" w:hAnsi="Calibri" w:cs="Calibri"/>
          <w:lang w:val="en-US"/>
        </w:rPr>
        <w:t>T</w:t>
      </w:r>
      <w:r w:rsidR="00D93917" w:rsidRPr="00D93917">
        <w:rPr>
          <w:rFonts w:ascii="Calibri" w:eastAsia="Calibri" w:hAnsi="Calibri" w:cs="Calibri"/>
          <w:lang w:val="en-US"/>
        </w:rPr>
        <w:t xml:space="preserve">his field can be filled in automatically if </w:t>
      </w:r>
      <w:r w:rsidR="00304B23" w:rsidRPr="00D93917">
        <w:rPr>
          <w:rFonts w:ascii="Calibri" w:eastAsia="Calibri" w:hAnsi="Calibri" w:cs="Calibri"/>
          <w:lang w:val="en-US"/>
        </w:rPr>
        <w:t>th</w:t>
      </w:r>
      <w:r w:rsidR="00304B23">
        <w:rPr>
          <w:rFonts w:ascii="Calibri" w:eastAsia="Calibri" w:hAnsi="Calibri" w:cs="Calibri"/>
          <w:lang w:val="en-US"/>
        </w:rPr>
        <w:t>e fasta</w:t>
      </w:r>
      <w:r w:rsidR="00D93917" w:rsidRPr="00D93917">
        <w:rPr>
          <w:rFonts w:ascii="Calibri" w:eastAsia="Calibri" w:hAnsi="Calibri" w:cs="Calibri"/>
          <w:lang w:val="en-US"/>
        </w:rPr>
        <w:t xml:space="preserve"> file is </w:t>
      </w:r>
      <w:r w:rsidR="008257A8">
        <w:rPr>
          <w:rFonts w:ascii="Calibri" w:eastAsia="Calibri" w:hAnsi="Calibri" w:cs="Calibri"/>
          <w:lang w:val="en-US"/>
        </w:rPr>
        <w:t>within</w:t>
      </w:r>
      <w:r w:rsidR="00D93917" w:rsidRPr="00D93917">
        <w:rPr>
          <w:rFonts w:ascii="Calibri" w:eastAsia="Calibri" w:hAnsi="Calibri" w:cs="Calibri"/>
          <w:lang w:val="en-US"/>
        </w:rPr>
        <w:t xml:space="preserve"> </w:t>
      </w:r>
      <w:proofErr w:type="gramStart"/>
      <w:r w:rsidR="00D93917" w:rsidRPr="00D93917">
        <w:rPr>
          <w:rFonts w:ascii="Calibri" w:eastAsia="Calibri" w:hAnsi="Calibri" w:cs="Calibri"/>
          <w:lang w:val="en-US"/>
        </w:rPr>
        <w:t>the</w:t>
      </w:r>
      <w:r w:rsidR="008257A8">
        <w:rPr>
          <w:rFonts w:ascii="Calibri" w:eastAsia="Calibri" w:hAnsi="Calibri" w:cs="Calibri"/>
          <w:lang w:val="en-US"/>
        </w:rPr>
        <w:t xml:space="preserve"> </w:t>
      </w:r>
      <w:r w:rsidR="00D93917" w:rsidRPr="00D93917">
        <w:rPr>
          <w:rFonts w:ascii="Calibri" w:eastAsia="Calibri" w:hAnsi="Calibri" w:cs="Calibri"/>
          <w:lang w:val="en-US"/>
        </w:rPr>
        <w:t>.d</w:t>
      </w:r>
      <w:proofErr w:type="gramEnd"/>
      <w:r w:rsidR="00D93917" w:rsidRPr="00D93917">
        <w:rPr>
          <w:rFonts w:ascii="Calibri" w:eastAsia="Calibri" w:hAnsi="Calibri" w:cs="Calibri"/>
          <w:lang w:val="en-US"/>
        </w:rPr>
        <w:t xml:space="preserve"> folde</w:t>
      </w:r>
      <w:r w:rsidR="00D93917">
        <w:rPr>
          <w:rFonts w:ascii="Calibri" w:eastAsia="Calibri" w:hAnsi="Calibri" w:cs="Calibri"/>
          <w:lang w:val="en-US"/>
        </w:rPr>
        <w:t>r</w:t>
      </w:r>
      <w:r w:rsidR="008257A8">
        <w:rPr>
          <w:rFonts w:ascii="Calibri" w:eastAsia="Calibri" w:hAnsi="Calibri" w:cs="Calibri"/>
          <w:lang w:val="en-US"/>
        </w:rPr>
        <w:t xml:space="preserve"> specified at Step b)</w:t>
      </w:r>
      <w:r w:rsidR="00D93917" w:rsidRPr="00D93917">
        <w:rPr>
          <w:rFonts w:ascii="Calibri" w:eastAsia="Calibri" w:hAnsi="Calibri" w:cs="Calibri"/>
          <w:lang w:val="en-US"/>
        </w:rPr>
        <w:t>.</w:t>
      </w:r>
    </w:p>
    <w:p w14:paraId="36282BD1" w14:textId="057A2F3F" w:rsidR="00E3121A" w:rsidRPr="00C54DC4" w:rsidRDefault="00E3121A" w:rsidP="00C0412E">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lastRenderedPageBreak/>
        <w:t>Press the “</w:t>
      </w:r>
      <w:r w:rsidR="0043109A">
        <w:rPr>
          <w:rFonts w:ascii="Calibri" w:eastAsia="Calibri" w:hAnsi="Calibri" w:cs="Calibri"/>
          <w:lang w:val="en-US"/>
        </w:rPr>
        <w:t>L</w:t>
      </w:r>
      <w:r>
        <w:rPr>
          <w:rFonts w:ascii="Calibri" w:eastAsia="Calibri" w:hAnsi="Calibri" w:cs="Calibri"/>
          <w:lang w:val="en-US"/>
        </w:rPr>
        <w:t xml:space="preserve">oad data” button. The loading process is indicated by </w:t>
      </w:r>
      <w:commentRangeStart w:id="136"/>
      <w:commentRangeStart w:id="137"/>
      <w:r w:rsidR="00D93917">
        <w:rPr>
          <w:rFonts w:ascii="Calibri" w:eastAsia="Calibri" w:hAnsi="Calibri" w:cs="Calibri"/>
          <w:lang w:val="en-US"/>
        </w:rPr>
        <w:t>a</w:t>
      </w:r>
      <w:r>
        <w:rPr>
          <w:rFonts w:ascii="Calibri" w:eastAsia="Calibri" w:hAnsi="Calibri" w:cs="Calibri"/>
          <w:lang w:val="en-US"/>
        </w:rPr>
        <w:t xml:space="preserve"> progress bar</w:t>
      </w:r>
      <w:commentRangeEnd w:id="136"/>
      <w:r w:rsidR="00C2005A">
        <w:rPr>
          <w:rStyle w:val="CommentReference"/>
        </w:rPr>
        <w:commentReference w:id="136"/>
      </w:r>
      <w:commentRangeEnd w:id="137"/>
      <w:r w:rsidR="0043109A">
        <w:rPr>
          <w:rStyle w:val="CommentReference"/>
        </w:rPr>
        <w:commentReference w:id="137"/>
      </w:r>
      <w:r>
        <w:rPr>
          <w:rFonts w:ascii="Calibri" w:eastAsia="Calibri" w:hAnsi="Calibri" w:cs="Calibri"/>
          <w:lang w:val="en-US"/>
        </w:rPr>
        <w:t xml:space="preserve">. Once the data </w:t>
      </w:r>
      <w:r w:rsidR="00D93917">
        <w:rPr>
          <w:rFonts w:ascii="Calibri" w:eastAsia="Calibri" w:hAnsi="Calibri" w:cs="Calibri"/>
          <w:lang w:val="en-US"/>
        </w:rPr>
        <w:t>has been</w:t>
      </w:r>
      <w:r>
        <w:rPr>
          <w:rFonts w:ascii="Calibri" w:eastAsia="Calibri" w:hAnsi="Calibri" w:cs="Calibri"/>
          <w:lang w:val="en-US"/>
        </w:rPr>
        <w:t xml:space="preserve"> </w:t>
      </w:r>
      <w:r w:rsidR="00D93917">
        <w:rPr>
          <w:rFonts w:ascii="Calibri" w:eastAsia="Calibri" w:hAnsi="Calibri" w:cs="Calibri"/>
          <w:lang w:val="en-US"/>
        </w:rPr>
        <w:t>up</w:t>
      </w:r>
      <w:r>
        <w:rPr>
          <w:rFonts w:ascii="Calibri" w:eastAsia="Calibri" w:hAnsi="Calibri" w:cs="Calibri"/>
          <w:lang w:val="en-US"/>
        </w:rPr>
        <w:t xml:space="preserve">loaded, the “Data Import” panel will automatically collapse and new tabs will appear in </w:t>
      </w:r>
      <w:proofErr w:type="spellStart"/>
      <w:r>
        <w:rPr>
          <w:rFonts w:ascii="Calibri" w:eastAsia="Calibri" w:hAnsi="Calibri" w:cs="Calibri"/>
          <w:lang w:val="en-US"/>
        </w:rPr>
        <w:t>AlphaViz</w:t>
      </w:r>
      <w:proofErr w:type="spellEnd"/>
      <w:r>
        <w:rPr>
          <w:rFonts w:ascii="Calibri" w:eastAsia="Calibri" w:hAnsi="Calibri" w:cs="Calibri"/>
          <w:lang w:val="en-US"/>
        </w:rPr>
        <w:t>.</w:t>
      </w:r>
    </w:p>
    <w:p w14:paraId="179F8261" w14:textId="129A26FE" w:rsidR="00D93917" w:rsidRDefault="00C54DC4" w:rsidP="00C54DC4">
      <w:pPr>
        <w:widowControl w:val="0"/>
        <w:spacing w:after="200" w:line="281" w:lineRule="auto"/>
        <w:ind w:left="66"/>
        <w:jc w:val="both"/>
        <w:rPr>
          <w:rFonts w:ascii="Calibri" w:eastAsia="Calibri" w:hAnsi="Calibri" w:cs="Calibri"/>
          <w:lang w:val="en-US"/>
        </w:rPr>
      </w:pPr>
      <w:r>
        <w:rPr>
          <w:rFonts w:ascii="Calibri" w:eastAsia="Calibri" w:hAnsi="Calibri" w:cs="Calibri"/>
          <w:lang w:val="en-US"/>
        </w:rPr>
        <w:t xml:space="preserve">If errors occur at any of the above steps, </w:t>
      </w:r>
      <w:proofErr w:type="gramStart"/>
      <w:r>
        <w:rPr>
          <w:rFonts w:ascii="Calibri" w:eastAsia="Calibri" w:hAnsi="Calibri" w:cs="Calibri"/>
          <w:lang w:val="en-US"/>
        </w:rPr>
        <w:t>e.g.</w:t>
      </w:r>
      <w:proofErr w:type="gramEnd"/>
      <w:r>
        <w:rPr>
          <w:rFonts w:ascii="Calibri" w:eastAsia="Calibri" w:hAnsi="Calibri" w:cs="Calibri"/>
          <w:lang w:val="en-US"/>
        </w:rPr>
        <w:t xml:space="preserve"> files have not been provided in the fields or data cannot be loaded, an error message will appear in the empty space (f) with detailed information.</w:t>
      </w:r>
    </w:p>
    <w:p w14:paraId="4DFDC733" w14:textId="26B83A72" w:rsidR="00D93917" w:rsidRDefault="0043109A" w:rsidP="00F47067">
      <w:pPr>
        <w:pStyle w:val="Heading2"/>
        <w:rPr>
          <w:lang w:val="en-US"/>
        </w:rPr>
      </w:pPr>
      <w:bookmarkStart w:id="138" w:name="_Toc94280938"/>
      <w:r>
        <w:rPr>
          <w:lang w:val="en-US"/>
        </w:rPr>
        <w:t>Settings</w:t>
      </w:r>
      <w:bookmarkEnd w:id="138"/>
    </w:p>
    <w:p w14:paraId="78C20910" w14:textId="3EF4A41F" w:rsidR="00F47067" w:rsidRPr="00F47067" w:rsidRDefault="00F47067" w:rsidP="00F47067">
      <w:pPr>
        <w:rPr>
          <w:rFonts w:eastAsia="Calibri"/>
          <w:lang w:val="en-US"/>
        </w:rPr>
      </w:pPr>
    </w:p>
    <w:p w14:paraId="394D7867" w14:textId="67C915B8" w:rsidR="00D93917" w:rsidRPr="00D131EC" w:rsidRDefault="00F47067" w:rsidP="00D93917">
      <w:pPr>
        <w:widowControl w:val="0"/>
        <w:spacing w:after="200" w:line="281" w:lineRule="auto"/>
        <w:jc w:val="both"/>
        <w:rPr>
          <w:rFonts w:ascii="Calibri" w:eastAsia="Calibri" w:hAnsi="Calibri" w:cs="Calibri"/>
          <w:lang w:val="en-US"/>
        </w:rPr>
      </w:pPr>
      <w:r>
        <w:rPr>
          <w:rFonts w:ascii="Calibri" w:eastAsia="Calibri" w:hAnsi="Calibri" w:cs="Calibri"/>
          <w:lang w:val="en-US"/>
        </w:rPr>
        <w:t>T</w:t>
      </w:r>
      <w:r w:rsidR="00D93917">
        <w:rPr>
          <w:rFonts w:ascii="Calibri" w:eastAsia="Calibri" w:hAnsi="Calibri" w:cs="Calibri"/>
          <w:lang w:val="en-US"/>
        </w:rPr>
        <w:t xml:space="preserve">o customize the visualization </w:t>
      </w:r>
      <w:r w:rsidR="00D15DEC">
        <w:rPr>
          <w:rFonts w:ascii="Calibri" w:eastAsia="Calibri" w:hAnsi="Calibri" w:cs="Calibri"/>
          <w:lang w:val="en-US"/>
        </w:rPr>
        <w:t xml:space="preserve">or change the settings </w:t>
      </w:r>
      <w:r w:rsidR="00D93917">
        <w:rPr>
          <w:rFonts w:ascii="Calibri" w:eastAsia="Calibri" w:hAnsi="Calibri" w:cs="Calibri"/>
          <w:lang w:val="en-US"/>
        </w:rPr>
        <w:t xml:space="preserve">of </w:t>
      </w:r>
      <w:r w:rsidR="00D15DEC">
        <w:rPr>
          <w:rFonts w:ascii="Calibri" w:eastAsia="Calibri" w:hAnsi="Calibri" w:cs="Calibri"/>
          <w:lang w:val="en-US"/>
        </w:rPr>
        <w:t xml:space="preserve">the </w:t>
      </w:r>
      <w:r w:rsidR="00D15DEC" w:rsidRPr="00D15DEC">
        <w:rPr>
          <w:rFonts w:ascii="Calibri" w:eastAsia="Calibri" w:hAnsi="Calibri" w:cs="Calibri"/>
          <w:lang w:val="en-US"/>
        </w:rPr>
        <w:t>graphs</w:t>
      </w:r>
      <w:r w:rsidR="00D15DEC">
        <w:rPr>
          <w:rFonts w:ascii="Calibri" w:eastAsia="Calibri" w:hAnsi="Calibri" w:cs="Calibri"/>
          <w:lang w:val="en-US"/>
        </w:rPr>
        <w:t xml:space="preserve">, </w:t>
      </w:r>
      <w:r w:rsidR="00D15DEC" w:rsidRPr="00D15DEC">
        <w:rPr>
          <w:rFonts w:ascii="Calibri" w:eastAsia="Calibri" w:hAnsi="Calibri" w:cs="Calibri"/>
          <w:lang w:val="en-US"/>
        </w:rPr>
        <w:t xml:space="preserve">refer to the </w:t>
      </w:r>
      <w:r w:rsidR="00D131EC">
        <w:rPr>
          <w:rFonts w:ascii="Calibri" w:eastAsia="Calibri" w:hAnsi="Calibri" w:cs="Calibri"/>
          <w:lang w:val="en-US"/>
        </w:rPr>
        <w:t>“</w:t>
      </w:r>
      <w:r w:rsidR="0043109A">
        <w:rPr>
          <w:rFonts w:ascii="Calibri" w:eastAsia="Calibri" w:hAnsi="Calibri" w:cs="Calibri"/>
          <w:lang w:val="en-US"/>
        </w:rPr>
        <w:t>Settings</w:t>
      </w:r>
      <w:r w:rsidR="00D131EC">
        <w:rPr>
          <w:rFonts w:ascii="Calibri" w:eastAsia="Calibri" w:hAnsi="Calibri" w:cs="Calibri"/>
          <w:lang w:val="en-US"/>
        </w:rPr>
        <w:t>”</w:t>
      </w:r>
      <w:r w:rsidR="00D15DEC" w:rsidRPr="00D15DEC">
        <w:rPr>
          <w:rFonts w:ascii="Calibri" w:eastAsia="Calibri" w:hAnsi="Calibri" w:cs="Calibri"/>
          <w:lang w:val="en-US"/>
        </w:rPr>
        <w:t xml:space="preserve"> panel</w:t>
      </w:r>
      <w:r>
        <w:rPr>
          <w:rFonts w:ascii="Calibri" w:eastAsia="Calibri" w:hAnsi="Calibri" w:cs="Calibri"/>
          <w:lang w:val="en-US"/>
        </w:rPr>
        <w:t xml:space="preserve">. </w:t>
      </w:r>
      <w:r w:rsidR="00D131EC">
        <w:rPr>
          <w:rFonts w:ascii="Calibri" w:eastAsia="Calibri" w:hAnsi="Calibri" w:cs="Calibri"/>
          <w:lang w:val="en-US"/>
        </w:rPr>
        <w:t>C</w:t>
      </w:r>
      <w:r w:rsidR="00D131EC" w:rsidRPr="00D131EC">
        <w:rPr>
          <w:rFonts w:ascii="Calibri" w:eastAsia="Calibri" w:hAnsi="Calibri" w:cs="Calibri"/>
          <w:lang w:val="en-US"/>
        </w:rPr>
        <w:t xml:space="preserve">hanging the parameters in the </w:t>
      </w:r>
      <w:r w:rsidR="00D131EC">
        <w:rPr>
          <w:rFonts w:ascii="Calibri" w:eastAsia="Calibri" w:hAnsi="Calibri" w:cs="Calibri"/>
          <w:lang w:val="en-US"/>
        </w:rPr>
        <w:t>“</w:t>
      </w:r>
      <w:r w:rsidR="0043109A">
        <w:rPr>
          <w:rFonts w:ascii="Calibri" w:eastAsia="Calibri" w:hAnsi="Calibri" w:cs="Calibri"/>
          <w:lang w:val="en-US"/>
        </w:rPr>
        <w:t>Settings</w:t>
      </w:r>
      <w:r w:rsidR="00D131EC">
        <w:rPr>
          <w:rFonts w:ascii="Calibri" w:eastAsia="Calibri" w:hAnsi="Calibri" w:cs="Calibri"/>
          <w:lang w:val="en-US"/>
        </w:rPr>
        <w:t>”</w:t>
      </w:r>
      <w:r w:rsidR="00D131EC" w:rsidRPr="00D131EC">
        <w:rPr>
          <w:rFonts w:ascii="Calibri" w:eastAsia="Calibri" w:hAnsi="Calibri" w:cs="Calibri"/>
          <w:lang w:val="en-US"/>
        </w:rPr>
        <w:t xml:space="preserve"> </w:t>
      </w:r>
      <w:r w:rsidR="00D2413A">
        <w:rPr>
          <w:rFonts w:ascii="Calibri" w:eastAsia="Calibri" w:hAnsi="Calibri" w:cs="Calibri"/>
          <w:lang w:val="en-US"/>
        </w:rPr>
        <w:t>panel</w:t>
      </w:r>
      <w:r w:rsidR="00D2413A" w:rsidRPr="00D131EC">
        <w:rPr>
          <w:rFonts w:ascii="Calibri" w:eastAsia="Calibri" w:hAnsi="Calibri" w:cs="Calibri"/>
          <w:lang w:val="en-US"/>
        </w:rPr>
        <w:t xml:space="preserve"> automatically</w:t>
      </w:r>
      <w:r w:rsidR="00D131EC" w:rsidRPr="00D131EC">
        <w:rPr>
          <w:rFonts w:ascii="Calibri" w:eastAsia="Calibri" w:hAnsi="Calibri" w:cs="Calibri"/>
          <w:lang w:val="en-US"/>
        </w:rPr>
        <w:t xml:space="preserve"> update</w:t>
      </w:r>
      <w:r w:rsidR="00D131EC">
        <w:rPr>
          <w:rFonts w:ascii="Calibri" w:eastAsia="Calibri" w:hAnsi="Calibri" w:cs="Calibri"/>
          <w:lang w:val="en-US"/>
        </w:rPr>
        <w:t>s</w:t>
      </w:r>
      <w:r w:rsidR="00D131EC" w:rsidRPr="00D131EC">
        <w:rPr>
          <w:rFonts w:ascii="Calibri" w:eastAsia="Calibri" w:hAnsi="Calibri" w:cs="Calibri"/>
          <w:lang w:val="en-US"/>
        </w:rPr>
        <w:t xml:space="preserve"> the </w:t>
      </w:r>
      <w:r w:rsidR="0004158E">
        <w:rPr>
          <w:rFonts w:ascii="Calibri" w:eastAsia="Calibri" w:hAnsi="Calibri" w:cs="Calibri"/>
          <w:lang w:val="en-US"/>
        </w:rPr>
        <w:t>already built plots</w:t>
      </w:r>
      <w:r w:rsidR="00D131EC" w:rsidRPr="00D131EC">
        <w:rPr>
          <w:rFonts w:ascii="Calibri" w:eastAsia="Calibri" w:hAnsi="Calibri" w:cs="Calibri"/>
          <w:lang w:val="en-US"/>
        </w:rPr>
        <w:t xml:space="preserve"> in which they are </w:t>
      </w:r>
      <w:r w:rsidR="0004158E">
        <w:rPr>
          <w:rFonts w:ascii="Calibri" w:eastAsia="Calibri" w:hAnsi="Calibri" w:cs="Calibri"/>
          <w:lang w:val="en-US"/>
        </w:rPr>
        <w:t>applied</w:t>
      </w:r>
      <w:r w:rsidR="00D131EC" w:rsidRPr="00D131EC">
        <w:rPr>
          <w:rFonts w:ascii="Calibri" w:eastAsia="Calibri" w:hAnsi="Calibri" w:cs="Calibri"/>
          <w:lang w:val="en-US"/>
        </w:rPr>
        <w:t xml:space="preserve"> and </w:t>
      </w:r>
      <w:r w:rsidR="0004158E">
        <w:rPr>
          <w:rFonts w:ascii="Calibri" w:eastAsia="Calibri" w:hAnsi="Calibri" w:cs="Calibri"/>
          <w:lang w:val="en-US"/>
        </w:rPr>
        <w:t>is</w:t>
      </w:r>
      <w:r w:rsidR="00D131EC" w:rsidRPr="00D131EC">
        <w:rPr>
          <w:rFonts w:ascii="Calibri" w:eastAsia="Calibri" w:hAnsi="Calibri" w:cs="Calibri"/>
          <w:lang w:val="en-US"/>
        </w:rPr>
        <w:t xml:space="preserve"> subsequently applied </w:t>
      </w:r>
      <w:r w:rsidR="0004158E" w:rsidRPr="0004158E">
        <w:rPr>
          <w:rFonts w:ascii="Calibri" w:eastAsia="Calibri" w:hAnsi="Calibri" w:cs="Calibri"/>
          <w:lang w:val="en-US"/>
        </w:rPr>
        <w:t>for building new</w:t>
      </w:r>
      <w:r w:rsidR="0004158E">
        <w:rPr>
          <w:rFonts w:ascii="Calibri" w:eastAsia="Calibri" w:hAnsi="Calibri" w:cs="Calibri"/>
          <w:lang w:val="en-US"/>
        </w:rPr>
        <w:t xml:space="preserve"> plots</w:t>
      </w:r>
      <w:r w:rsidR="00D131EC" w:rsidRPr="00D131EC">
        <w:rPr>
          <w:rFonts w:ascii="Calibri" w:eastAsia="Calibri" w:hAnsi="Calibri" w:cs="Calibri"/>
          <w:lang w:val="en-US"/>
        </w:rPr>
        <w:t>.</w:t>
      </w:r>
    </w:p>
    <w:p w14:paraId="2C022EF0" w14:textId="1F111FD2" w:rsidR="00D93917" w:rsidRDefault="00354B53" w:rsidP="005112CC">
      <w:r w:rsidRPr="005112CC">
        <w:rPr>
          <w:noProof/>
        </w:rPr>
        <mc:AlternateContent>
          <mc:Choice Requires="wpg">
            <w:drawing>
              <wp:anchor distT="0" distB="0" distL="114300" distR="114300" simplePos="0" relativeHeight="251723775" behindDoc="0" locked="0" layoutInCell="1" allowOverlap="1" wp14:anchorId="5AE2BD22" wp14:editId="02B1919F">
                <wp:simplePos x="0" y="0"/>
                <wp:positionH relativeFrom="column">
                  <wp:posOffset>2258695</wp:posOffset>
                </wp:positionH>
                <wp:positionV relativeFrom="paragraph">
                  <wp:posOffset>1523365</wp:posOffset>
                </wp:positionV>
                <wp:extent cx="397510" cy="340360"/>
                <wp:effectExtent l="0" t="0" r="0" b="0"/>
                <wp:wrapNone/>
                <wp:docPr id="23" name="Group 23"/>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24" name="Oval 24"/>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8F19A89"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8965" y="0"/>
                            <a:ext cx="367553" cy="340659"/>
                          </a:xfrm>
                          <a:prstGeom prst="rect">
                            <a:avLst/>
                          </a:prstGeom>
                          <a:noFill/>
                          <a:ln w="6350">
                            <a:noFill/>
                          </a:ln>
                        </wps:spPr>
                        <wps:txbx>
                          <w:txbxContent>
                            <w:p w14:paraId="746D6095" w14:textId="77777777" w:rsidR="005112CC" w:rsidRDefault="005112CC" w:rsidP="005112CC">
                              <w:pPr>
                                <w:jc w:val="center"/>
                                <w:rPr>
                                  <w:lang w:val="en-US"/>
                                </w:rPr>
                              </w:pPr>
                              <w:r>
                                <w:rPr>
                                  <w:lang w:val="en-US"/>
                                </w:rPr>
                                <w:t xml:space="preserve">c  </w:t>
                              </w:r>
                            </w:p>
                            <w:p w14:paraId="231F34A2" w14:textId="77777777" w:rsidR="005112CC" w:rsidRPr="00483F2D" w:rsidRDefault="005112CC" w:rsidP="005112C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2BD22" id="Group 23" o:spid="_x0000_s1044" style="position:absolute;margin-left:177.85pt;margin-top:119.95pt;width:31.3pt;height:26.8pt;z-index:251723775;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">
                <v:oval id="Oval 24" o:spid="_x0000_s104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" filled="f" strokecolor="black [3213]">
                  <v:path arrowok="t"/>
                  <o:lock v:ext="edit" aspectratio="t"/>
                  <v:textbox>
                    <w:txbxContent>
                      <w:p w14:paraId="48F19A89"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v:textbox>
                </v:oval>
                <v:shape id="Text Box 27" o:spid="_x0000_s1046"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" filled="f" stroked="f" strokeweight=".5pt">
                  <v:textbox>
                    <w:txbxContent>
                      <w:p w14:paraId="746D6095" w14:textId="77777777" w:rsidR="005112CC" w:rsidRDefault="005112CC" w:rsidP="005112CC">
                        <w:pPr>
                          <w:jc w:val="center"/>
                          <w:rPr>
                            <w:lang w:val="en-US"/>
                          </w:rPr>
                        </w:pPr>
                        <w:r>
                          <w:rPr>
                            <w:lang w:val="en-US"/>
                          </w:rPr>
                          <w:t xml:space="preserve">c  </w:t>
                        </w:r>
                      </w:p>
                      <w:p w14:paraId="231F34A2" w14:textId="77777777" w:rsidR="005112CC" w:rsidRPr="00483F2D" w:rsidRDefault="005112CC" w:rsidP="005112CC">
                        <w:pPr>
                          <w:jc w:val="center"/>
                          <w:rPr>
                            <w:lang w:val="en-US"/>
                          </w:rPr>
                        </w:pPr>
                      </w:p>
                    </w:txbxContent>
                  </v:textbox>
                </v:shape>
              </v:group>
            </w:pict>
          </mc:Fallback>
        </mc:AlternateContent>
      </w:r>
      <w:r w:rsidRPr="005112CC">
        <w:rPr>
          <w:noProof/>
        </w:rPr>
        <mc:AlternateContent>
          <mc:Choice Requires="wpg">
            <w:drawing>
              <wp:anchor distT="0" distB="0" distL="114300" distR="114300" simplePos="0" relativeHeight="251721727" behindDoc="0" locked="0" layoutInCell="1" allowOverlap="1" wp14:anchorId="0032541E" wp14:editId="3017234A">
                <wp:simplePos x="0" y="0"/>
                <wp:positionH relativeFrom="column">
                  <wp:posOffset>2255520</wp:posOffset>
                </wp:positionH>
                <wp:positionV relativeFrom="paragraph">
                  <wp:posOffset>222250</wp:posOffset>
                </wp:positionV>
                <wp:extent cx="397510" cy="340360"/>
                <wp:effectExtent l="0" t="0" r="0" b="0"/>
                <wp:wrapNone/>
                <wp:docPr id="16" name="Group 16"/>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7" name="Oval 1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E15EDAA"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8965" y="0"/>
                            <a:ext cx="367553" cy="340659"/>
                          </a:xfrm>
                          <a:prstGeom prst="rect">
                            <a:avLst/>
                          </a:prstGeom>
                          <a:noFill/>
                          <a:ln w="6350">
                            <a:noFill/>
                          </a:ln>
                        </wps:spPr>
                        <wps:txbx>
                          <w:txbxContent>
                            <w:p w14:paraId="68CEAF8E" w14:textId="77777777" w:rsidR="005112CC" w:rsidRPr="00483F2D" w:rsidRDefault="005112CC" w:rsidP="005112CC">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32541E" id="Group 16" o:spid="_x0000_s1047" style="position:absolute;margin-left:177.6pt;margin-top:17.5pt;width:31.3pt;height:26.8pt;z-index:25172172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">
                <v:oval id="Oval 17" o:spid="_x0000_s1048"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" filled="f" strokecolor="black [3213]">
                  <v:path arrowok="t"/>
                  <o:lock v:ext="edit" aspectratio="t"/>
                  <v:textbox>
                    <w:txbxContent>
                      <w:p w14:paraId="3E15EDAA"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v:textbox>
                </v:oval>
                <v:shape id="Text Box 18" o:spid="_x0000_s1049"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" filled="f" stroked="f" strokeweight=".5pt">
                  <v:textbox>
                    <w:txbxContent>
                      <w:p w14:paraId="68CEAF8E" w14:textId="77777777" w:rsidR="005112CC" w:rsidRPr="00483F2D" w:rsidRDefault="005112CC" w:rsidP="005112CC">
                        <w:pPr>
                          <w:spacing w:line="276" w:lineRule="auto"/>
                          <w:jc w:val="center"/>
                          <w:rPr>
                            <w:lang w:val="en-US"/>
                          </w:rPr>
                        </w:pPr>
                        <w:r>
                          <w:rPr>
                            <w:lang w:val="en-US"/>
                          </w:rPr>
                          <w:t>a</w:t>
                        </w:r>
                      </w:p>
                    </w:txbxContent>
                  </v:textbox>
                </v:shape>
              </v:group>
            </w:pict>
          </mc:Fallback>
        </mc:AlternateContent>
      </w:r>
      <w:r w:rsidRPr="005112CC">
        <w:rPr>
          <w:noProof/>
        </w:rPr>
        <mc:AlternateContent>
          <mc:Choice Requires="wpg">
            <w:drawing>
              <wp:anchor distT="0" distB="0" distL="114300" distR="114300" simplePos="0" relativeHeight="251722751" behindDoc="0" locked="0" layoutInCell="1" allowOverlap="1" wp14:anchorId="773A8A78" wp14:editId="62757370">
                <wp:simplePos x="0" y="0"/>
                <wp:positionH relativeFrom="column">
                  <wp:posOffset>2258660</wp:posOffset>
                </wp:positionH>
                <wp:positionV relativeFrom="paragraph">
                  <wp:posOffset>916940</wp:posOffset>
                </wp:positionV>
                <wp:extent cx="397510" cy="340360"/>
                <wp:effectExtent l="0" t="0" r="0" b="0"/>
                <wp:wrapNone/>
                <wp:docPr id="19" name="Group 19"/>
                <wp:cNvGraphicFramePr/>
                <a:graphic xmlns:a="http://schemas.openxmlformats.org/drawingml/2006/main">
                  <a:graphicData uri="http://schemas.microsoft.com/office/word/2010/wordprocessingGroup">
                    <wpg:wgp>
                      <wpg:cNvGrpSpPr/>
                      <wpg:grpSpPr>
                        <a:xfrm>
                          <a:off x="0" y="0"/>
                          <a:ext cx="397510" cy="340360"/>
                          <a:chOff x="8965" y="32933"/>
                          <a:chExt cx="367553" cy="340659"/>
                        </a:xfrm>
                      </wpg:grpSpPr>
                      <wps:wsp>
                        <wps:cNvPr id="21" name="Oval 2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ECBB2C0"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8965" y="32933"/>
                            <a:ext cx="367553" cy="340659"/>
                          </a:xfrm>
                          <a:prstGeom prst="rect">
                            <a:avLst/>
                          </a:prstGeom>
                          <a:noFill/>
                          <a:ln w="6350">
                            <a:noFill/>
                          </a:ln>
                        </wps:spPr>
                        <wps:txbx>
                          <w:txbxContent>
                            <w:p w14:paraId="6B36D27C" w14:textId="77777777" w:rsidR="005112CC" w:rsidRDefault="005112CC" w:rsidP="005112CC">
                              <w:pPr>
                                <w:jc w:val="center"/>
                                <w:rPr>
                                  <w:lang w:val="en-US"/>
                                </w:rPr>
                              </w:pPr>
                              <w:r>
                                <w:rPr>
                                  <w:lang w:val="en-US"/>
                                </w:rPr>
                                <w:t>b</w:t>
                              </w:r>
                            </w:p>
                            <w:p w14:paraId="3135DAAE" w14:textId="77777777" w:rsidR="005112CC" w:rsidRPr="00483F2D" w:rsidRDefault="005112CC" w:rsidP="005112C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3A8A78" id="Group 19" o:spid="_x0000_s1050" style="position:absolute;margin-left:177.85pt;margin-top:72.2pt;width:31.3pt;height:26.8pt;z-index:251722751;mso-width-relative:margin;mso-height-relative:margin" coordorigin="8965,32933"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">
                <v:oval id="Oval 21" o:spid="_x0000_s1051"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" filled="f" strokecolor="black [3213]">
                  <v:path arrowok="t"/>
                  <o:lock v:ext="edit" aspectratio="t"/>
                  <v:textbox>
                    <w:txbxContent>
                      <w:p w14:paraId="7ECBB2C0"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v:textbox>
                </v:oval>
                <v:shape id="Text Box 22" o:spid="_x0000_s1052" type="#_x0000_t202" style="position:absolute;left:8965;top:32933;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" filled="f" stroked="f" strokeweight=".5pt">
                  <v:textbox>
                    <w:txbxContent>
                      <w:p w14:paraId="6B36D27C" w14:textId="77777777" w:rsidR="005112CC" w:rsidRDefault="005112CC" w:rsidP="005112CC">
                        <w:pPr>
                          <w:jc w:val="center"/>
                          <w:rPr>
                            <w:lang w:val="en-US"/>
                          </w:rPr>
                        </w:pPr>
                        <w:r>
                          <w:rPr>
                            <w:lang w:val="en-US"/>
                          </w:rPr>
                          <w:t>b</w:t>
                        </w:r>
                      </w:p>
                      <w:p w14:paraId="3135DAAE" w14:textId="77777777" w:rsidR="005112CC" w:rsidRPr="00483F2D" w:rsidRDefault="005112CC" w:rsidP="005112CC">
                        <w:pPr>
                          <w:jc w:val="center"/>
                          <w:rPr>
                            <w:lang w:val="en-US"/>
                          </w:rPr>
                        </w:pPr>
                      </w:p>
                    </w:txbxContent>
                  </v:textbox>
                </v:shape>
              </v:group>
            </w:pict>
          </mc:Fallback>
        </mc:AlternateContent>
      </w:r>
      <w:del w:id="139" w:author="Microsoft Office User" w:date="2022-01-28T16:56:00Z">
        <w:r w:rsidR="005112CC" w:rsidDel="00354B53">
          <w:fldChar w:fldCharType="begin"/>
        </w:r>
        <w:r w:rsidR="005112CC" w:rsidDel="00354B53">
          <w:delInstrText xml:space="preserve"> INCLUDEPICTURE "https://i.gyazo.com/71421d80d37782e66d16e68ebbe9d86c.png" \* MERGEFORMATINET </w:delInstrText>
        </w:r>
        <w:r w:rsidR="005112CC" w:rsidDel="00354B53">
          <w:fldChar w:fldCharType="separate"/>
        </w:r>
        <w:r w:rsidR="005112CC" w:rsidDel="00354B53">
          <w:rPr>
            <w:noProof/>
          </w:rPr>
          <w:drawing>
            <wp:inline distT="0" distB="0" distL="0" distR="0" wp14:anchorId="731E17B4" wp14:editId="71C40E65">
              <wp:extent cx="5979160" cy="2193290"/>
              <wp:effectExtent l="88900" t="76200" r="91440" b="1054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9160" cy="219329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112CC" w:rsidDel="00354B53">
          <w:fldChar w:fldCharType="end"/>
        </w:r>
      </w:del>
      <w:ins w:id="140" w:author="Microsoft Office User" w:date="2022-01-28T16:56:00Z">
        <w:r>
          <w:fldChar w:fldCharType="begin"/>
        </w:r>
        <w:r>
          <w:instrText xml:space="preserve"> INCLUDEPICTURE "https://i.gyazo.com/9bc4381b439ba023229bd2ba309635e2.png" \* MERGEFORMATINET </w:instrText>
        </w:r>
        <w:r>
          <w:fldChar w:fldCharType="separate"/>
        </w:r>
        <w:r>
          <w:rPr>
            <w:noProof/>
          </w:rPr>
          <w:drawing>
            <wp:inline distT="0" distB="0" distL="0" distR="0" wp14:anchorId="4C55B015" wp14:editId="7189E9F0">
              <wp:extent cx="5979160" cy="2247900"/>
              <wp:effectExtent l="88900" t="76200" r="91440" b="1143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9160" cy="22479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ins>
    </w:p>
    <w:p w14:paraId="2301D644" w14:textId="509A8701" w:rsidR="00D15DEC" w:rsidRDefault="00D15DEC" w:rsidP="005112CC"/>
    <w:p w14:paraId="22BD07AD" w14:textId="7D793569" w:rsidR="00885383" w:rsidRPr="00885383" w:rsidRDefault="00095F8E" w:rsidP="00885383">
      <w:pPr>
        <w:widowControl w:val="0"/>
        <w:numPr>
          <w:ilvl w:val="1"/>
          <w:numId w:val="23"/>
        </w:numPr>
        <w:spacing w:after="200" w:line="281" w:lineRule="auto"/>
        <w:ind w:left="426"/>
        <w:jc w:val="both"/>
        <w:rPr>
          <w:rFonts w:ascii="Calibri" w:eastAsia="Calibri" w:hAnsi="Calibri" w:cs="Calibri"/>
        </w:rPr>
      </w:pPr>
      <w:r>
        <w:rPr>
          <w:rFonts w:ascii="Calibri" w:eastAsia="Calibri" w:hAnsi="Calibri" w:cs="Calibri"/>
          <w:lang w:val="en-US"/>
        </w:rPr>
        <w:t xml:space="preserve">The “Heatmap options” card can be used to </w:t>
      </w:r>
      <w:r w:rsidR="00D2413A">
        <w:rPr>
          <w:rFonts w:ascii="Calibri" w:eastAsia="Calibri" w:hAnsi="Calibri" w:cs="Calibri"/>
          <w:lang w:val="en-US"/>
        </w:rPr>
        <w:t>configure</w:t>
      </w:r>
      <w:r>
        <w:rPr>
          <w:rFonts w:ascii="Calibri" w:eastAsia="Calibri" w:hAnsi="Calibri" w:cs="Calibri"/>
          <w:lang w:val="en-US"/>
        </w:rPr>
        <w:t xml:space="preserve"> the </w:t>
      </w:r>
      <w:r w:rsidR="00885383">
        <w:rPr>
          <w:rFonts w:ascii="Calibri" w:eastAsia="Calibri" w:hAnsi="Calibri" w:cs="Calibri"/>
          <w:lang w:val="en-US"/>
        </w:rPr>
        <w:t>MS1 and MS2 heatmaps by</w:t>
      </w:r>
      <w:r w:rsidR="00BE6014">
        <w:rPr>
          <w:rFonts w:ascii="Calibri" w:eastAsia="Calibri" w:hAnsi="Calibri" w:cs="Calibri"/>
          <w:lang w:val="en-US"/>
        </w:rPr>
        <w:t xml:space="preserve"> selecting</w:t>
      </w:r>
      <w:r w:rsidR="00885383">
        <w:rPr>
          <w:rFonts w:ascii="Calibri" w:eastAsia="Calibri" w:hAnsi="Calibri" w:cs="Calibri"/>
          <w:lang w:val="en-US"/>
        </w:rPr>
        <w:t>:</w:t>
      </w:r>
    </w:p>
    <w:p w14:paraId="64616927" w14:textId="4AE5C42C" w:rsidR="00885383" w:rsidRPr="00571982" w:rsidRDefault="003B170D" w:rsidP="00885383">
      <w:pPr>
        <w:pStyle w:val="ListParagraph"/>
        <w:widowControl w:val="0"/>
        <w:numPr>
          <w:ilvl w:val="0"/>
          <w:numId w:val="25"/>
        </w:numPr>
        <w:spacing w:after="200" w:line="281" w:lineRule="auto"/>
        <w:ind w:left="851"/>
        <w:jc w:val="both"/>
        <w:rPr>
          <w:rFonts w:ascii="Calibri" w:eastAsia="Calibri" w:hAnsi="Calibri" w:cs="Calibri"/>
        </w:rPr>
      </w:pPr>
      <w:r w:rsidRPr="003B170D">
        <w:rPr>
          <w:rFonts w:ascii="Calibri" w:eastAsia="Calibri" w:hAnsi="Calibri" w:cs="Calibri"/>
          <w:lang w:val="en-US"/>
        </w:rPr>
        <w:t>the x-axis or/and the y-axis label</w:t>
      </w:r>
      <w:r w:rsidR="00D2413A">
        <w:rPr>
          <w:rFonts w:ascii="Calibri" w:eastAsia="Calibri" w:hAnsi="Calibri" w:cs="Calibri"/>
          <w:lang w:val="en-US"/>
        </w:rPr>
        <w:t>s</w:t>
      </w:r>
      <w:r w:rsidR="00BE6014">
        <w:rPr>
          <w:rFonts w:ascii="Calibri" w:eastAsia="Calibri" w:hAnsi="Calibri" w:cs="Calibri"/>
          <w:lang w:val="en-US"/>
        </w:rPr>
        <w:t xml:space="preserve"> (“X-axis label” &amp; “Y-axis label” drop</w:t>
      </w:r>
      <w:r w:rsidR="00D2413A">
        <w:rPr>
          <w:rFonts w:ascii="Calibri" w:eastAsia="Calibri" w:hAnsi="Calibri" w:cs="Calibri"/>
          <w:lang w:val="en-US"/>
        </w:rPr>
        <w:t>-</w:t>
      </w:r>
      <w:r w:rsidR="00BE6014">
        <w:rPr>
          <w:rFonts w:ascii="Calibri" w:eastAsia="Calibri" w:hAnsi="Calibri" w:cs="Calibri"/>
          <w:lang w:val="en-US"/>
        </w:rPr>
        <w:t>down menus)</w:t>
      </w:r>
      <w:r w:rsidR="00571982">
        <w:rPr>
          <w:rFonts w:ascii="Calibri" w:eastAsia="Calibri" w:hAnsi="Calibri" w:cs="Calibri"/>
          <w:lang w:val="en-US"/>
        </w:rPr>
        <w:t>;</w:t>
      </w:r>
    </w:p>
    <w:p w14:paraId="338CDB16" w14:textId="03A0D829" w:rsidR="00571982" w:rsidRPr="00BE6014" w:rsidRDefault="00571982" w:rsidP="00885383">
      <w:pPr>
        <w:pStyle w:val="ListParagraph"/>
        <w:widowControl w:val="0"/>
        <w:numPr>
          <w:ilvl w:val="0"/>
          <w:numId w:val="25"/>
        </w:numPr>
        <w:spacing w:after="200" w:line="281" w:lineRule="auto"/>
        <w:ind w:left="851"/>
        <w:jc w:val="both"/>
        <w:rPr>
          <w:rFonts w:ascii="Calibri" w:eastAsia="Calibri" w:hAnsi="Calibri" w:cs="Calibri"/>
        </w:rPr>
      </w:pPr>
      <w:r>
        <w:rPr>
          <w:rFonts w:ascii="Calibri" w:eastAsia="Calibri" w:hAnsi="Calibri" w:cs="Calibri"/>
          <w:lang w:val="en-US"/>
        </w:rPr>
        <w:t xml:space="preserve">the color </w:t>
      </w:r>
      <w:r w:rsidR="002E6357">
        <w:rPr>
          <w:rFonts w:ascii="Calibri" w:eastAsia="Calibri" w:hAnsi="Calibri" w:cs="Calibri"/>
          <w:lang w:val="en-US"/>
        </w:rPr>
        <w:t>scale</w:t>
      </w:r>
      <w:r>
        <w:rPr>
          <w:rFonts w:ascii="Calibri" w:eastAsia="Calibri" w:hAnsi="Calibri" w:cs="Calibri"/>
          <w:lang w:val="en-US"/>
        </w:rPr>
        <w:t xml:space="preserve"> of the plot containing a list of all color maps </w:t>
      </w:r>
      <w:r w:rsidR="00BE6014">
        <w:rPr>
          <w:rFonts w:ascii="Calibri" w:eastAsia="Calibri" w:hAnsi="Calibri" w:cs="Calibri"/>
          <w:lang w:val="en-US"/>
        </w:rPr>
        <w:t>available in</w:t>
      </w:r>
      <w:r>
        <w:rPr>
          <w:rFonts w:ascii="Calibri" w:eastAsia="Calibri" w:hAnsi="Calibri" w:cs="Calibri"/>
          <w:lang w:val="en-US"/>
        </w:rPr>
        <w:t xml:space="preserve"> the Holoviews library </w:t>
      </w:r>
      <w:r w:rsidR="00D2413A">
        <w:rPr>
          <w:rFonts w:ascii="Calibri" w:eastAsia="Calibri" w:hAnsi="Calibri" w:cs="Calibri"/>
          <w:lang w:val="en-US"/>
        </w:rPr>
        <w:t>which</w:t>
      </w:r>
      <w:r>
        <w:rPr>
          <w:rFonts w:ascii="Calibri" w:eastAsia="Calibri" w:hAnsi="Calibri" w:cs="Calibri"/>
          <w:lang w:val="en-US"/>
        </w:rPr>
        <w:t xml:space="preserve"> can be</w:t>
      </w:r>
      <w:r w:rsidR="00BE6014">
        <w:rPr>
          <w:rFonts w:ascii="Calibri" w:eastAsia="Calibri" w:hAnsi="Calibri" w:cs="Calibri"/>
          <w:lang w:val="en-US"/>
        </w:rPr>
        <w:t xml:space="preserve"> </w:t>
      </w:r>
      <w:r w:rsidR="00D2413A">
        <w:rPr>
          <w:rFonts w:ascii="Calibri" w:eastAsia="Calibri" w:hAnsi="Calibri" w:cs="Calibri"/>
          <w:lang w:val="en-US"/>
        </w:rPr>
        <w:t>viewed</w:t>
      </w:r>
      <w:r w:rsidR="00BE6014">
        <w:rPr>
          <w:rFonts w:ascii="Calibri" w:eastAsia="Calibri" w:hAnsi="Calibri" w:cs="Calibri"/>
          <w:lang w:val="en-US"/>
        </w:rPr>
        <w:t xml:space="preserve"> </w:t>
      </w:r>
      <w:hyperlink r:id="rId26" w:history="1">
        <w:r w:rsidR="00BE6014" w:rsidRPr="00BE6014">
          <w:rPr>
            <w:rStyle w:val="Hyperlink"/>
            <w:rFonts w:ascii="Calibri" w:eastAsia="Calibri" w:hAnsi="Calibri" w:cs="Calibri"/>
            <w:lang w:val="en-US"/>
          </w:rPr>
          <w:t>here</w:t>
        </w:r>
      </w:hyperlink>
      <w:r w:rsidR="00BE6014">
        <w:rPr>
          <w:rFonts w:ascii="Calibri" w:eastAsia="Calibri" w:hAnsi="Calibri" w:cs="Calibri"/>
          <w:lang w:val="en-US"/>
        </w:rPr>
        <w:t xml:space="preserve"> (“Color scale” drop</w:t>
      </w:r>
      <w:r w:rsidR="00D2413A">
        <w:rPr>
          <w:rFonts w:ascii="Calibri" w:eastAsia="Calibri" w:hAnsi="Calibri" w:cs="Calibri"/>
          <w:lang w:val="en-US"/>
        </w:rPr>
        <w:t>-</w:t>
      </w:r>
      <w:r w:rsidR="00BE6014">
        <w:rPr>
          <w:rFonts w:ascii="Calibri" w:eastAsia="Calibri" w:hAnsi="Calibri" w:cs="Calibri"/>
          <w:lang w:val="en-US"/>
        </w:rPr>
        <w:t>down menu);</w:t>
      </w:r>
    </w:p>
    <w:p w14:paraId="75088B78" w14:textId="00487F63" w:rsidR="00BE6014" w:rsidRPr="00BE6014" w:rsidRDefault="00BE6014" w:rsidP="00885383">
      <w:pPr>
        <w:pStyle w:val="ListParagraph"/>
        <w:widowControl w:val="0"/>
        <w:numPr>
          <w:ilvl w:val="0"/>
          <w:numId w:val="25"/>
        </w:numPr>
        <w:spacing w:after="200" w:line="281" w:lineRule="auto"/>
        <w:ind w:left="851"/>
        <w:jc w:val="both"/>
        <w:rPr>
          <w:rFonts w:ascii="Calibri" w:eastAsia="Calibri" w:hAnsi="Calibri" w:cs="Calibri"/>
        </w:rPr>
      </w:pPr>
      <w:r>
        <w:rPr>
          <w:rFonts w:ascii="Calibri" w:eastAsia="Calibri" w:hAnsi="Calibri" w:cs="Calibri"/>
          <w:lang w:val="en-US"/>
        </w:rPr>
        <w:t>the background color of the plots (“Background color” drop</w:t>
      </w:r>
      <w:r w:rsidR="00D2413A">
        <w:rPr>
          <w:rFonts w:ascii="Calibri" w:eastAsia="Calibri" w:hAnsi="Calibri" w:cs="Calibri"/>
          <w:lang w:val="en-US"/>
        </w:rPr>
        <w:t>-</w:t>
      </w:r>
      <w:r>
        <w:rPr>
          <w:rFonts w:ascii="Calibri" w:eastAsia="Calibri" w:hAnsi="Calibri" w:cs="Calibri"/>
          <w:lang w:val="en-US"/>
        </w:rPr>
        <w:t>down menu);</w:t>
      </w:r>
    </w:p>
    <w:p w14:paraId="30D45789" w14:textId="784BBAF9" w:rsidR="00BE6014" w:rsidRPr="00BE6014" w:rsidRDefault="00BE6014" w:rsidP="00885383">
      <w:pPr>
        <w:pStyle w:val="ListParagraph"/>
        <w:widowControl w:val="0"/>
        <w:numPr>
          <w:ilvl w:val="0"/>
          <w:numId w:val="25"/>
        </w:numPr>
        <w:spacing w:after="200" w:line="281" w:lineRule="auto"/>
        <w:ind w:left="851"/>
        <w:jc w:val="both"/>
        <w:rPr>
          <w:rFonts w:ascii="Calibri" w:eastAsia="Calibri" w:hAnsi="Calibri" w:cs="Calibri"/>
        </w:rPr>
      </w:pPr>
      <w:r>
        <w:rPr>
          <w:rFonts w:ascii="Calibri" w:eastAsia="Calibri" w:hAnsi="Calibri" w:cs="Calibri"/>
          <w:lang w:val="en-US"/>
        </w:rPr>
        <w:t>the size and color of the precursor sign on the heatmaps (“Precursor target size” integer input field &amp; “Precursor target color” drop</w:t>
      </w:r>
      <w:r w:rsidR="00D2413A">
        <w:rPr>
          <w:rFonts w:ascii="Calibri" w:eastAsia="Calibri" w:hAnsi="Calibri" w:cs="Calibri"/>
          <w:lang w:val="en-US"/>
        </w:rPr>
        <w:t>-</w:t>
      </w:r>
      <w:r>
        <w:rPr>
          <w:rFonts w:ascii="Calibri" w:eastAsia="Calibri" w:hAnsi="Calibri" w:cs="Calibri"/>
          <w:lang w:val="en-US"/>
        </w:rPr>
        <w:t>down menu).</w:t>
      </w:r>
    </w:p>
    <w:p w14:paraId="3C479145" w14:textId="7D831CA9" w:rsidR="003B170D" w:rsidRDefault="003B170D" w:rsidP="003B170D">
      <w:pPr>
        <w:widowControl w:val="0"/>
        <w:spacing w:after="200" w:line="281" w:lineRule="auto"/>
        <w:jc w:val="both"/>
        <w:rPr>
          <w:rFonts w:ascii="Calibri" w:eastAsia="Calibri" w:hAnsi="Calibri" w:cs="Calibri"/>
          <w:lang w:val="en-US"/>
        </w:rPr>
      </w:pPr>
      <w:r>
        <w:rPr>
          <w:rFonts w:ascii="Calibri" w:eastAsia="Calibri" w:hAnsi="Calibri" w:cs="Calibri"/>
          <w:lang w:val="en-US"/>
        </w:rPr>
        <w:t xml:space="preserve">The selected color scale and background color </w:t>
      </w:r>
      <w:r w:rsidR="00D2413A">
        <w:rPr>
          <w:rFonts w:ascii="Calibri" w:eastAsia="Calibri" w:hAnsi="Calibri" w:cs="Calibri"/>
          <w:lang w:val="en-US"/>
        </w:rPr>
        <w:t>are also</w:t>
      </w:r>
      <w:r>
        <w:rPr>
          <w:rFonts w:ascii="Calibri" w:eastAsia="Calibri" w:hAnsi="Calibri" w:cs="Calibri"/>
          <w:lang w:val="en-US"/>
        </w:rPr>
        <w:t xml:space="preserve"> applied to </w:t>
      </w:r>
      <w:commentRangeStart w:id="141"/>
      <w:commentRangeStart w:id="142"/>
      <w:r>
        <w:rPr>
          <w:rFonts w:ascii="Calibri" w:eastAsia="Calibri" w:hAnsi="Calibri" w:cs="Calibri"/>
          <w:lang w:val="en-US"/>
        </w:rPr>
        <w:t xml:space="preserve">build 3D elution profile </w:t>
      </w:r>
      <w:commentRangeEnd w:id="141"/>
      <w:r w:rsidR="0094341F">
        <w:rPr>
          <w:rStyle w:val="CommentReference"/>
        </w:rPr>
        <w:commentReference w:id="141"/>
      </w:r>
      <w:commentRangeEnd w:id="142"/>
      <w:r w:rsidR="00FB1AA9">
        <w:rPr>
          <w:rStyle w:val="CommentReference"/>
        </w:rPr>
        <w:commentReference w:id="142"/>
      </w:r>
      <w:r>
        <w:rPr>
          <w:rFonts w:ascii="Calibri" w:eastAsia="Calibri" w:hAnsi="Calibri" w:cs="Calibri"/>
          <w:lang w:val="en-US"/>
        </w:rPr>
        <w:t>plots</w:t>
      </w:r>
      <w:r w:rsidR="00D2413A">
        <w:rPr>
          <w:rFonts w:ascii="Calibri" w:eastAsia="Calibri" w:hAnsi="Calibri" w:cs="Calibri"/>
          <w:lang w:val="en-US"/>
        </w:rPr>
        <w:t xml:space="preserve"> for </w:t>
      </w:r>
      <w:r w:rsidR="00D2413A" w:rsidRPr="003B170D">
        <w:rPr>
          <w:rFonts w:ascii="Calibri" w:eastAsia="Calibri" w:hAnsi="Calibri" w:cs="Calibri"/>
          <w:lang w:val="en-US"/>
        </w:rPr>
        <w:t xml:space="preserve">data-independent acquisition </w:t>
      </w:r>
      <w:r w:rsidR="00D2413A">
        <w:rPr>
          <w:rFonts w:ascii="Calibri" w:eastAsia="Calibri" w:hAnsi="Calibri" w:cs="Calibri"/>
          <w:lang w:val="en-US"/>
        </w:rPr>
        <w:t>(DIA) data</w:t>
      </w:r>
      <w:r>
        <w:rPr>
          <w:rFonts w:ascii="Calibri" w:eastAsia="Calibri" w:hAnsi="Calibri" w:cs="Calibri"/>
          <w:lang w:val="en-US"/>
        </w:rPr>
        <w:t>.</w:t>
      </w:r>
    </w:p>
    <w:p w14:paraId="58626DC8" w14:textId="63EFC606" w:rsidR="00D15DEC" w:rsidRPr="002E6357" w:rsidRDefault="00D2413A" w:rsidP="00D15DEC">
      <w:pPr>
        <w:widowControl w:val="0"/>
        <w:numPr>
          <w:ilvl w:val="1"/>
          <w:numId w:val="23"/>
        </w:numPr>
        <w:spacing w:after="200" w:line="281" w:lineRule="auto"/>
        <w:ind w:left="426"/>
        <w:jc w:val="both"/>
        <w:rPr>
          <w:rFonts w:ascii="Calibri" w:eastAsia="Calibri" w:hAnsi="Calibri" w:cs="Calibri"/>
        </w:rPr>
      </w:pPr>
      <w:r>
        <w:rPr>
          <w:rFonts w:ascii="Calibri" w:eastAsia="Calibri" w:hAnsi="Calibri" w:cs="Calibri"/>
          <w:lang w:val="en-US"/>
        </w:rPr>
        <w:t>The “</w:t>
      </w:r>
      <w:commentRangeStart w:id="143"/>
      <w:r>
        <w:rPr>
          <w:rFonts w:ascii="Calibri" w:eastAsia="Calibri" w:hAnsi="Calibri" w:cs="Calibri"/>
          <w:lang w:val="en-US"/>
        </w:rPr>
        <w:t>Tolerance settings</w:t>
      </w:r>
      <w:commentRangeEnd w:id="143"/>
      <w:r w:rsidR="0094341F">
        <w:rPr>
          <w:rStyle w:val="CommentReference"/>
        </w:rPr>
        <w:commentReference w:id="143"/>
      </w:r>
      <w:r>
        <w:rPr>
          <w:rFonts w:ascii="Calibri" w:eastAsia="Calibri" w:hAnsi="Calibri" w:cs="Calibri"/>
          <w:lang w:val="en-US"/>
        </w:rPr>
        <w:t xml:space="preserve">” card allows </w:t>
      </w:r>
      <w:r w:rsidR="007717FD">
        <w:rPr>
          <w:rFonts w:ascii="Calibri" w:eastAsia="Calibri" w:hAnsi="Calibri" w:cs="Calibri"/>
          <w:lang w:val="en-US"/>
        </w:rPr>
        <w:t>setting tolerances for</w:t>
      </w:r>
      <w:r>
        <w:rPr>
          <w:rFonts w:ascii="Calibri" w:eastAsia="Calibri" w:hAnsi="Calibri" w:cs="Calibri"/>
          <w:lang w:val="en-US"/>
        </w:rPr>
        <w:t xml:space="preserve"> m/z (in ppm), ion mobility (in 1/K0) and </w:t>
      </w:r>
      <w:r w:rsidR="007717FD">
        <w:rPr>
          <w:rFonts w:ascii="Calibri" w:eastAsia="Calibri" w:hAnsi="Calibri" w:cs="Calibri"/>
          <w:lang w:val="en-US"/>
        </w:rPr>
        <w:t>retention time (in seconds)</w:t>
      </w:r>
      <w:r w:rsidR="00D15DEC">
        <w:rPr>
          <w:rFonts w:ascii="Calibri" w:eastAsia="Calibri" w:hAnsi="Calibri" w:cs="Calibri"/>
        </w:rPr>
        <w:t>.</w:t>
      </w:r>
      <w:r w:rsidR="007717FD">
        <w:rPr>
          <w:rFonts w:ascii="Calibri" w:eastAsia="Calibri" w:hAnsi="Calibri" w:cs="Calibri"/>
          <w:lang w:val="en-US"/>
        </w:rPr>
        <w:t xml:space="preserve"> These </w:t>
      </w:r>
      <w:r w:rsidR="002E6357">
        <w:rPr>
          <w:rFonts w:ascii="Calibri" w:eastAsia="Calibri" w:hAnsi="Calibri" w:cs="Calibri"/>
          <w:lang w:val="en-US"/>
        </w:rPr>
        <w:t>values</w:t>
      </w:r>
      <w:r w:rsidR="007717FD">
        <w:rPr>
          <w:rFonts w:ascii="Calibri" w:eastAsia="Calibri" w:hAnsi="Calibri" w:cs="Calibri"/>
          <w:lang w:val="en-US"/>
        </w:rPr>
        <w:t xml:space="preserve"> are used </w:t>
      </w:r>
      <w:r w:rsidR="002E6357">
        <w:rPr>
          <w:rFonts w:ascii="Calibri" w:eastAsia="Calibri" w:hAnsi="Calibri" w:cs="Calibri"/>
          <w:lang w:val="en-US"/>
        </w:rPr>
        <w:t>to generate</w:t>
      </w:r>
      <w:r w:rsidR="007717FD">
        <w:rPr>
          <w:rFonts w:ascii="Calibri" w:eastAsia="Calibri" w:hAnsi="Calibri" w:cs="Calibri"/>
          <w:lang w:val="en-US"/>
        </w:rPr>
        <w:t xml:space="preserve"> extracted ion </w:t>
      </w:r>
      <w:r w:rsidR="007717FD">
        <w:rPr>
          <w:rFonts w:ascii="Calibri" w:eastAsia="Calibri" w:hAnsi="Calibri" w:cs="Calibri"/>
          <w:lang w:val="en-US"/>
        </w:rPr>
        <w:lastRenderedPageBreak/>
        <w:t>chromatograms (XIC</w:t>
      </w:r>
      <w:r w:rsidR="002E6357">
        <w:rPr>
          <w:rFonts w:ascii="Calibri" w:eastAsia="Calibri" w:hAnsi="Calibri" w:cs="Calibri"/>
          <w:lang w:val="en-US"/>
        </w:rPr>
        <w:t>s</w:t>
      </w:r>
      <w:r w:rsidR="007717FD">
        <w:rPr>
          <w:rFonts w:ascii="Calibri" w:eastAsia="Calibri" w:hAnsi="Calibri" w:cs="Calibri"/>
          <w:lang w:val="en-US"/>
        </w:rPr>
        <w:t xml:space="preserve">) or mobilograms (in </w:t>
      </w:r>
      <w:r w:rsidR="008F770A" w:rsidRPr="008F770A">
        <w:rPr>
          <w:rFonts w:ascii="Calibri" w:eastAsia="Calibri" w:hAnsi="Calibri" w:cs="Calibri"/>
          <w:lang w:val="en-US"/>
        </w:rPr>
        <w:t>data-dependent acquisition</w:t>
      </w:r>
      <w:r w:rsidR="008F770A">
        <w:rPr>
          <w:rFonts w:ascii="Calibri" w:eastAsia="Calibri" w:hAnsi="Calibri" w:cs="Calibri"/>
          <w:lang w:val="en-US"/>
        </w:rPr>
        <w:t>, or DDA,</w:t>
      </w:r>
      <w:r w:rsidR="007717FD">
        <w:rPr>
          <w:rFonts w:ascii="Calibri" w:eastAsia="Calibri" w:hAnsi="Calibri" w:cs="Calibri"/>
          <w:lang w:val="en-US"/>
        </w:rPr>
        <w:t xml:space="preserve"> mode) and 2D </w:t>
      </w:r>
      <w:r w:rsidR="002E6357">
        <w:rPr>
          <w:rFonts w:ascii="Calibri" w:eastAsia="Calibri" w:hAnsi="Calibri" w:cs="Calibri"/>
          <w:lang w:val="en-US"/>
        </w:rPr>
        <w:t>or</w:t>
      </w:r>
      <w:r w:rsidR="007717FD">
        <w:rPr>
          <w:rFonts w:ascii="Calibri" w:eastAsia="Calibri" w:hAnsi="Calibri" w:cs="Calibri"/>
          <w:lang w:val="en-US"/>
        </w:rPr>
        <w:t xml:space="preserve"> 3D elution profile plots (in DIA mode).</w:t>
      </w:r>
    </w:p>
    <w:p w14:paraId="533A1DA2" w14:textId="197AEAB6" w:rsidR="00D15DEC" w:rsidRPr="002E4E7A" w:rsidRDefault="002E6357" w:rsidP="005112CC">
      <w:pPr>
        <w:widowControl w:val="0"/>
        <w:numPr>
          <w:ilvl w:val="1"/>
          <w:numId w:val="23"/>
        </w:numPr>
        <w:spacing w:after="200" w:line="281" w:lineRule="auto"/>
        <w:ind w:left="426"/>
        <w:jc w:val="both"/>
        <w:rPr>
          <w:rFonts w:ascii="Calibri" w:eastAsia="Calibri" w:hAnsi="Calibri" w:cs="Calibri"/>
        </w:rPr>
      </w:pPr>
      <w:commentRangeStart w:id="144"/>
      <w:r>
        <w:rPr>
          <w:rFonts w:ascii="Calibri" w:eastAsia="Calibri" w:hAnsi="Calibri" w:cs="Calibri"/>
          <w:lang w:val="en-US"/>
        </w:rPr>
        <w:t xml:space="preserve">In the “Color scheme options” card the names of </w:t>
      </w:r>
      <w:hyperlink r:id="rId27" w:history="1">
        <w:r w:rsidRPr="002E6357">
          <w:rPr>
            <w:rStyle w:val="Hyperlink"/>
            <w:rFonts w:ascii="Calibri" w:eastAsia="Calibri" w:hAnsi="Calibri" w:cs="Calibri"/>
            <w:lang w:val="en-US"/>
          </w:rPr>
          <w:t>qualitative</w:t>
        </w:r>
      </w:hyperlink>
      <w:r>
        <w:rPr>
          <w:rFonts w:ascii="Calibri" w:eastAsia="Calibri" w:hAnsi="Calibri" w:cs="Calibri"/>
          <w:lang w:val="en-US"/>
        </w:rPr>
        <w:t xml:space="preserve"> and </w:t>
      </w:r>
      <w:hyperlink r:id="rId28" w:history="1">
        <w:r w:rsidRPr="002E6357">
          <w:rPr>
            <w:rStyle w:val="Hyperlink"/>
            <w:rFonts w:ascii="Calibri" w:eastAsia="Calibri" w:hAnsi="Calibri" w:cs="Calibri"/>
            <w:lang w:val="en-US"/>
          </w:rPr>
          <w:t>sequential</w:t>
        </w:r>
      </w:hyperlink>
      <w:r>
        <w:rPr>
          <w:rFonts w:ascii="Calibri" w:eastAsia="Calibri" w:hAnsi="Calibri" w:cs="Calibri"/>
          <w:lang w:val="en-US"/>
        </w:rPr>
        <w:t xml:space="preserve"> color scales can be </w:t>
      </w:r>
      <w:r w:rsidR="00F37DD2">
        <w:rPr>
          <w:rFonts w:ascii="Calibri" w:eastAsia="Calibri" w:hAnsi="Calibri" w:cs="Calibri"/>
          <w:lang w:val="en-US"/>
        </w:rPr>
        <w:t>chosen</w:t>
      </w:r>
      <w:r w:rsidR="0062162F">
        <w:rPr>
          <w:rFonts w:ascii="Calibri" w:eastAsia="Calibri" w:hAnsi="Calibri" w:cs="Calibri"/>
          <w:lang w:val="en-US"/>
        </w:rPr>
        <w:t xml:space="preserve"> and then applied </w:t>
      </w:r>
      <w:r w:rsidR="00F37DD2">
        <w:rPr>
          <w:rFonts w:ascii="Calibri" w:eastAsia="Calibri" w:hAnsi="Calibri" w:cs="Calibri"/>
          <w:lang w:val="en-US"/>
        </w:rPr>
        <w:t>to</w:t>
      </w:r>
      <w:r w:rsidR="0062162F">
        <w:rPr>
          <w:rFonts w:ascii="Calibri" w:eastAsia="Calibri" w:hAnsi="Calibri" w:cs="Calibri"/>
          <w:lang w:val="en-US"/>
        </w:rPr>
        <w:t xml:space="preserve"> sequence coverage plot</w:t>
      </w:r>
      <w:r w:rsidR="00F37DD2">
        <w:rPr>
          <w:rFonts w:ascii="Calibri" w:eastAsia="Calibri" w:hAnsi="Calibri" w:cs="Calibri"/>
          <w:lang w:val="en-US"/>
        </w:rPr>
        <w:t>s</w:t>
      </w:r>
      <w:r w:rsidR="0062162F">
        <w:rPr>
          <w:rFonts w:ascii="Calibri" w:eastAsia="Calibri" w:hAnsi="Calibri" w:cs="Calibri"/>
          <w:lang w:val="en-US"/>
        </w:rPr>
        <w:t xml:space="preserve"> (coloring peptides of the protein of interest) or </w:t>
      </w:r>
      <w:r w:rsidR="00F37DD2">
        <w:rPr>
          <w:rFonts w:ascii="Calibri" w:eastAsia="Calibri" w:hAnsi="Calibri" w:cs="Calibri"/>
          <w:lang w:val="en-US"/>
        </w:rPr>
        <w:t>to</w:t>
      </w:r>
      <w:r w:rsidR="0062162F">
        <w:rPr>
          <w:rFonts w:ascii="Calibri" w:eastAsia="Calibri" w:hAnsi="Calibri" w:cs="Calibri"/>
          <w:lang w:val="en-US"/>
        </w:rPr>
        <w:t xml:space="preserve"> 2D elution profile plot</w:t>
      </w:r>
      <w:r w:rsidR="00F37DD2">
        <w:rPr>
          <w:rFonts w:ascii="Calibri" w:eastAsia="Calibri" w:hAnsi="Calibri" w:cs="Calibri"/>
          <w:lang w:val="en-US"/>
        </w:rPr>
        <w:t>s</w:t>
      </w:r>
      <w:r w:rsidR="0062162F">
        <w:rPr>
          <w:rFonts w:ascii="Calibri" w:eastAsia="Calibri" w:hAnsi="Calibri" w:cs="Calibri"/>
          <w:lang w:val="en-US"/>
        </w:rPr>
        <w:t xml:space="preserve"> (coloring precursor and </w:t>
      </w:r>
      <w:r w:rsidR="00F37DD2">
        <w:rPr>
          <w:rFonts w:ascii="Calibri" w:eastAsia="Calibri" w:hAnsi="Calibri" w:cs="Calibri"/>
          <w:lang w:val="en-US"/>
        </w:rPr>
        <w:t xml:space="preserve">its </w:t>
      </w:r>
      <w:r w:rsidR="0062162F">
        <w:rPr>
          <w:rFonts w:ascii="Calibri" w:eastAsia="Calibri" w:hAnsi="Calibri" w:cs="Calibri"/>
          <w:lang w:val="en-US"/>
        </w:rPr>
        <w:t xml:space="preserve">fragments in DIA mode). </w:t>
      </w:r>
      <w:r w:rsidR="0062162F" w:rsidRPr="0062162F">
        <w:rPr>
          <w:rFonts w:ascii="Calibri" w:eastAsia="Calibri" w:hAnsi="Calibri" w:cs="Calibri"/>
          <w:lang w:val="en-US"/>
        </w:rPr>
        <w:t xml:space="preserve">By default, </w:t>
      </w:r>
      <w:r w:rsidR="00F37DD2">
        <w:rPr>
          <w:rFonts w:ascii="Calibri" w:eastAsia="Calibri" w:hAnsi="Calibri" w:cs="Calibri"/>
          <w:lang w:val="en-US"/>
        </w:rPr>
        <w:t>a</w:t>
      </w:r>
      <w:r w:rsidR="0062162F" w:rsidRPr="0062162F">
        <w:rPr>
          <w:rFonts w:ascii="Calibri" w:eastAsia="Calibri" w:hAnsi="Calibri" w:cs="Calibri"/>
          <w:lang w:val="en-US"/>
        </w:rPr>
        <w:t xml:space="preserve"> qualitative</w:t>
      </w:r>
      <w:r w:rsidR="0062162F">
        <w:rPr>
          <w:rFonts w:ascii="Calibri" w:eastAsia="Calibri" w:hAnsi="Calibri" w:cs="Calibri"/>
          <w:lang w:val="en-US"/>
        </w:rPr>
        <w:t xml:space="preserve"> </w:t>
      </w:r>
      <w:r w:rsidR="0062162F" w:rsidRPr="0062162F">
        <w:rPr>
          <w:rFonts w:ascii="Calibri" w:eastAsia="Calibri" w:hAnsi="Calibri" w:cs="Calibri"/>
          <w:lang w:val="en-US"/>
        </w:rPr>
        <w:t>color s</w:t>
      </w:r>
      <w:r w:rsidR="0062162F">
        <w:rPr>
          <w:rFonts w:ascii="Calibri" w:eastAsia="Calibri" w:hAnsi="Calibri" w:cs="Calibri"/>
          <w:lang w:val="en-US"/>
        </w:rPr>
        <w:t>cale</w:t>
      </w:r>
      <w:r w:rsidR="0062162F" w:rsidRPr="0062162F">
        <w:rPr>
          <w:rFonts w:ascii="Calibri" w:eastAsia="Calibri" w:hAnsi="Calibri" w:cs="Calibri"/>
          <w:lang w:val="en-US"/>
        </w:rPr>
        <w:t xml:space="preserve"> is used for the </w:t>
      </w:r>
      <w:r w:rsidR="00F37DD2">
        <w:rPr>
          <w:rFonts w:ascii="Calibri" w:eastAsia="Calibri" w:hAnsi="Calibri" w:cs="Calibri"/>
          <w:lang w:val="en-US"/>
        </w:rPr>
        <w:t xml:space="preserve">above-mentioned </w:t>
      </w:r>
      <w:r w:rsidR="0062162F">
        <w:rPr>
          <w:rFonts w:ascii="Calibri" w:eastAsia="Calibri" w:hAnsi="Calibri" w:cs="Calibri"/>
          <w:lang w:val="en-US"/>
        </w:rPr>
        <w:t>plots</w:t>
      </w:r>
      <w:r w:rsidR="0062162F" w:rsidRPr="0062162F">
        <w:rPr>
          <w:rFonts w:ascii="Calibri" w:eastAsia="Calibri" w:hAnsi="Calibri" w:cs="Calibri"/>
          <w:lang w:val="en-US"/>
        </w:rPr>
        <w:t xml:space="preserve">. </w:t>
      </w:r>
      <w:r w:rsidR="00F37DD2">
        <w:rPr>
          <w:rFonts w:ascii="Calibri" w:eastAsia="Calibri" w:hAnsi="Calibri" w:cs="Calibri"/>
          <w:lang w:val="en-US"/>
        </w:rPr>
        <w:t>In case</w:t>
      </w:r>
      <w:r w:rsidR="0062162F" w:rsidRPr="0062162F">
        <w:rPr>
          <w:rFonts w:ascii="Calibri" w:eastAsia="Calibri" w:hAnsi="Calibri" w:cs="Calibri"/>
          <w:lang w:val="en-US"/>
        </w:rPr>
        <w:t xml:space="preserve"> the number of options, </w:t>
      </w:r>
      <w:proofErr w:type="gramStart"/>
      <w:r w:rsidR="0062162F" w:rsidRPr="0062162F">
        <w:rPr>
          <w:rFonts w:ascii="Calibri" w:eastAsia="Calibri" w:hAnsi="Calibri" w:cs="Calibri"/>
          <w:lang w:val="en-US"/>
        </w:rPr>
        <w:t>e.g.</w:t>
      </w:r>
      <w:proofErr w:type="gramEnd"/>
      <w:r w:rsidR="0062162F" w:rsidRPr="0062162F">
        <w:rPr>
          <w:rFonts w:ascii="Calibri" w:eastAsia="Calibri" w:hAnsi="Calibri" w:cs="Calibri"/>
          <w:lang w:val="en-US"/>
        </w:rPr>
        <w:t xml:space="preserve"> the number of peptides</w:t>
      </w:r>
      <w:r w:rsidR="0062162F">
        <w:rPr>
          <w:rFonts w:ascii="Calibri" w:eastAsia="Calibri" w:hAnsi="Calibri" w:cs="Calibri"/>
          <w:lang w:val="en-US"/>
        </w:rPr>
        <w:t xml:space="preserve"> </w:t>
      </w:r>
      <w:r w:rsidR="00F37DD2">
        <w:rPr>
          <w:rFonts w:ascii="Calibri" w:eastAsia="Calibri" w:hAnsi="Calibri" w:cs="Calibri"/>
          <w:lang w:val="en-US"/>
        </w:rPr>
        <w:t>in</w:t>
      </w:r>
      <w:r w:rsidR="0062162F">
        <w:rPr>
          <w:rFonts w:ascii="Calibri" w:eastAsia="Calibri" w:hAnsi="Calibri" w:cs="Calibri"/>
          <w:lang w:val="en-US"/>
        </w:rPr>
        <w:t xml:space="preserve"> the sequence coverage plot</w:t>
      </w:r>
      <w:r w:rsidR="0062162F" w:rsidRPr="0062162F">
        <w:rPr>
          <w:rFonts w:ascii="Calibri" w:eastAsia="Calibri" w:hAnsi="Calibri" w:cs="Calibri"/>
          <w:lang w:val="en-US"/>
        </w:rPr>
        <w:t xml:space="preserve">, exceeds the number of colors in the qualitative </w:t>
      </w:r>
      <w:r w:rsidR="0062162F">
        <w:rPr>
          <w:rFonts w:ascii="Calibri" w:eastAsia="Calibri" w:hAnsi="Calibri" w:cs="Calibri"/>
          <w:lang w:val="en-US"/>
        </w:rPr>
        <w:t>scale</w:t>
      </w:r>
      <w:r w:rsidR="0062162F" w:rsidRPr="0062162F">
        <w:rPr>
          <w:rFonts w:ascii="Calibri" w:eastAsia="Calibri" w:hAnsi="Calibri" w:cs="Calibri"/>
          <w:lang w:val="en-US"/>
        </w:rPr>
        <w:t xml:space="preserve">, </w:t>
      </w:r>
      <w:r w:rsidR="0062162F">
        <w:rPr>
          <w:rFonts w:ascii="Calibri" w:eastAsia="Calibri" w:hAnsi="Calibri" w:cs="Calibri"/>
          <w:lang w:val="en-US"/>
        </w:rPr>
        <w:t>the selected sequential</w:t>
      </w:r>
      <w:r w:rsidR="0062162F" w:rsidRPr="0062162F">
        <w:rPr>
          <w:rFonts w:ascii="Calibri" w:eastAsia="Calibri" w:hAnsi="Calibri" w:cs="Calibri"/>
          <w:lang w:val="en-US"/>
        </w:rPr>
        <w:t xml:space="preserve"> color </w:t>
      </w:r>
      <w:r w:rsidR="0062162F">
        <w:rPr>
          <w:rFonts w:ascii="Calibri" w:eastAsia="Calibri" w:hAnsi="Calibri" w:cs="Calibri"/>
          <w:lang w:val="en-US"/>
        </w:rPr>
        <w:t>map</w:t>
      </w:r>
      <w:r w:rsidR="0062162F" w:rsidRPr="0062162F">
        <w:rPr>
          <w:rFonts w:ascii="Calibri" w:eastAsia="Calibri" w:hAnsi="Calibri" w:cs="Calibri"/>
          <w:lang w:val="en-US"/>
        </w:rPr>
        <w:t xml:space="preserve"> will be used.</w:t>
      </w:r>
      <w:commentRangeEnd w:id="144"/>
      <w:r w:rsidR="0094341F">
        <w:rPr>
          <w:rStyle w:val="CommentReference"/>
        </w:rPr>
        <w:commentReference w:id="144"/>
      </w:r>
    </w:p>
    <w:p w14:paraId="6E26E9D2" w14:textId="0F5298D2" w:rsidR="00F47067" w:rsidRDefault="00F47067" w:rsidP="00F47067">
      <w:pPr>
        <w:pStyle w:val="Heading2"/>
        <w:rPr>
          <w:lang w:val="en-US"/>
        </w:rPr>
      </w:pPr>
      <w:bookmarkStart w:id="145" w:name="_Toc94280939"/>
      <w:r>
        <w:rPr>
          <w:lang w:val="en-US"/>
        </w:rPr>
        <w:t>Data Visualization</w:t>
      </w:r>
      <w:bookmarkEnd w:id="145"/>
    </w:p>
    <w:p w14:paraId="6EBD7B11" w14:textId="76271FA7" w:rsidR="00F47067" w:rsidRDefault="00F47067" w:rsidP="00F47067">
      <w:pPr>
        <w:rPr>
          <w:rFonts w:eastAsia="Calibri"/>
          <w:lang w:val="en-US"/>
        </w:rPr>
      </w:pPr>
    </w:p>
    <w:p w14:paraId="0915EBEC" w14:textId="0EDD5CDB" w:rsidR="00356C48" w:rsidRPr="00356C48" w:rsidRDefault="00F47067" w:rsidP="00EE5985">
      <w:pPr>
        <w:widowControl w:val="0"/>
        <w:spacing w:after="200" w:line="281" w:lineRule="auto"/>
        <w:ind w:right="-82"/>
        <w:jc w:val="both"/>
        <w:rPr>
          <w:rFonts w:ascii="Calibri" w:eastAsia="Calibri" w:hAnsi="Calibri" w:cs="Calibri"/>
          <w:lang w:val="en-US"/>
        </w:rPr>
      </w:pPr>
      <w:r>
        <w:rPr>
          <w:rFonts w:ascii="Calibri" w:eastAsia="Calibri" w:hAnsi="Calibri" w:cs="Calibri"/>
          <w:lang w:val="en-US"/>
        </w:rPr>
        <w:t>Once the data has been loaded</w:t>
      </w:r>
      <w:r w:rsidR="00475A03">
        <w:rPr>
          <w:rFonts w:ascii="Calibri" w:eastAsia="Calibri" w:hAnsi="Calibri" w:cs="Calibri"/>
          <w:lang w:val="en-US"/>
        </w:rPr>
        <w:t xml:space="preserve"> </w:t>
      </w:r>
      <w:r w:rsidR="00D92E43">
        <w:rPr>
          <w:rFonts w:ascii="Calibri" w:eastAsia="Calibri" w:hAnsi="Calibri" w:cs="Calibri"/>
          <w:lang w:val="en-US"/>
        </w:rPr>
        <w:t>into</w:t>
      </w:r>
      <w:r w:rsidR="00475A03">
        <w:rPr>
          <w:rFonts w:ascii="Calibri" w:eastAsia="Calibri" w:hAnsi="Calibri" w:cs="Calibri"/>
          <w:lang w:val="en-US"/>
        </w:rPr>
        <w:t xml:space="preserve"> </w:t>
      </w:r>
      <w:proofErr w:type="spellStart"/>
      <w:r w:rsidR="00475A03">
        <w:rPr>
          <w:rFonts w:ascii="Calibri" w:eastAsia="Calibri" w:hAnsi="Calibri" w:cs="Calibri"/>
          <w:lang w:val="en-US"/>
        </w:rPr>
        <w:t>AlphaViz</w:t>
      </w:r>
      <w:proofErr w:type="spellEnd"/>
      <w:r>
        <w:rPr>
          <w:rFonts w:ascii="Calibri" w:eastAsia="Calibri" w:hAnsi="Calibri" w:cs="Calibri"/>
          <w:lang w:val="en-US"/>
        </w:rPr>
        <w:t xml:space="preserve">, </w:t>
      </w:r>
      <w:r w:rsidR="00973A07">
        <w:rPr>
          <w:rFonts w:ascii="Calibri" w:eastAsia="Calibri" w:hAnsi="Calibri" w:cs="Calibri"/>
          <w:lang w:val="en-US"/>
        </w:rPr>
        <w:t xml:space="preserve">three </w:t>
      </w:r>
      <w:r>
        <w:rPr>
          <w:rFonts w:ascii="Calibri" w:eastAsia="Calibri" w:hAnsi="Calibri" w:cs="Calibri"/>
          <w:lang w:val="en-US"/>
        </w:rPr>
        <w:t>new tabs will appear</w:t>
      </w:r>
      <w:r w:rsidR="00973A07">
        <w:rPr>
          <w:rFonts w:ascii="Calibri" w:eastAsia="Calibri" w:hAnsi="Calibri" w:cs="Calibri"/>
          <w:lang w:val="en-US"/>
        </w:rPr>
        <w:t xml:space="preserve">: </w:t>
      </w:r>
      <w:r w:rsidR="006C7F1F">
        <w:rPr>
          <w:rFonts w:ascii="Calibri" w:eastAsia="Calibri" w:hAnsi="Calibri" w:cs="Calibri"/>
          <w:lang w:val="en-US"/>
        </w:rPr>
        <w:t>“Main View”, “Quality Control” and “Targeted Mode”</w:t>
      </w:r>
      <w:r>
        <w:rPr>
          <w:rFonts w:ascii="Calibri" w:eastAsia="Calibri" w:hAnsi="Calibri" w:cs="Calibri"/>
          <w:lang w:val="en-US"/>
        </w:rPr>
        <w:t xml:space="preserve">. </w:t>
      </w:r>
      <w:r w:rsidR="00356C48">
        <w:rPr>
          <w:rFonts w:ascii="Calibri" w:eastAsia="Calibri" w:hAnsi="Calibri" w:cs="Calibri"/>
          <w:lang w:val="en-US"/>
        </w:rPr>
        <w:t xml:space="preserve">By </w:t>
      </w:r>
      <w:r w:rsidR="00D92E43">
        <w:rPr>
          <w:rFonts w:ascii="Calibri" w:eastAsia="Calibri" w:hAnsi="Calibri" w:cs="Calibri"/>
          <w:lang w:val="en-US"/>
        </w:rPr>
        <w:t>default,</w:t>
      </w:r>
      <w:r w:rsidR="00356C48">
        <w:rPr>
          <w:rFonts w:ascii="Calibri" w:eastAsia="Calibri" w:hAnsi="Calibri" w:cs="Calibri"/>
          <w:lang w:val="en-US"/>
        </w:rPr>
        <w:t xml:space="preserve"> the “Main View” tab is opened (highlighted in white), but you can switch between tabs by clicking on them.</w:t>
      </w:r>
    </w:p>
    <w:p w14:paraId="740F28E2" w14:textId="2995B351" w:rsidR="00F47067" w:rsidRDefault="00F47067" w:rsidP="00FD2FF9">
      <w:pPr>
        <w:pStyle w:val="Heading3"/>
        <w:numPr>
          <w:ilvl w:val="0"/>
          <w:numId w:val="22"/>
        </w:numPr>
        <w:rPr>
          <w:rFonts w:eastAsia="Calibri"/>
          <w:color w:val="1F497D" w:themeColor="text2"/>
          <w:lang w:val="en-US"/>
        </w:rPr>
      </w:pPr>
      <w:bookmarkStart w:id="146" w:name="_Toc94280940"/>
      <w:r w:rsidRPr="00FD2FF9">
        <w:rPr>
          <w:rFonts w:eastAsia="Calibri"/>
          <w:color w:val="1F497D" w:themeColor="text2"/>
          <w:lang w:val="en-US"/>
        </w:rPr>
        <w:t>“Main View” tab</w:t>
      </w:r>
      <w:bookmarkEnd w:id="146"/>
    </w:p>
    <w:p w14:paraId="773EB679" w14:textId="4790C102" w:rsidR="00600E08" w:rsidRPr="00600E08" w:rsidRDefault="00600E08" w:rsidP="00600E08">
      <w:pPr>
        <w:rPr>
          <w:rFonts w:eastAsia="Calibri"/>
          <w:lang w:val="en-US"/>
        </w:rPr>
      </w:pPr>
    </w:p>
    <w:p w14:paraId="350B4690" w14:textId="3FC80082" w:rsidR="00356C48" w:rsidRPr="00356C48" w:rsidRDefault="006C7F1F" w:rsidP="00600E08">
      <w:pPr>
        <w:jc w:val="center"/>
      </w:pPr>
      <w:r>
        <w:fldChar w:fldCharType="begin"/>
      </w:r>
      <w:r>
        <w:instrText xml:space="preserve"> INCLUDEPICTURE "https://i.gyazo.com/ef679440f0e82d9d863e37863964a56d.png" \* MERGEFORMATINET </w:instrText>
      </w:r>
      <w:r>
        <w:fldChar w:fldCharType="separate"/>
      </w:r>
      <w:r>
        <w:rPr>
          <w:noProof/>
        </w:rPr>
        <w:drawing>
          <wp:inline distT="0" distB="0" distL="0" distR="0" wp14:anchorId="672EED99" wp14:editId="09692424">
            <wp:extent cx="5979160" cy="2205355"/>
            <wp:effectExtent l="88900" t="76200" r="91440" b="1060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9160" cy="22053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50DE2591" w14:textId="7A709ADC" w:rsidR="00600E08" w:rsidRPr="00076F60" w:rsidRDefault="00600E08" w:rsidP="00EE5985">
      <w:pPr>
        <w:widowControl w:val="0"/>
        <w:spacing w:before="120" w:after="120" w:line="281" w:lineRule="auto"/>
        <w:ind w:right="-82"/>
        <w:jc w:val="both"/>
        <w:rPr>
          <w:rFonts w:ascii="Calibri" w:eastAsia="Calibri" w:hAnsi="Calibri" w:cs="Calibri"/>
          <w:lang w:val="en-US"/>
        </w:rPr>
      </w:pPr>
      <w:r>
        <w:rPr>
          <w:rFonts w:ascii="Calibri" w:eastAsia="Calibri" w:hAnsi="Calibri" w:cs="Calibri"/>
          <w:lang w:val="en-US"/>
        </w:rPr>
        <w:t xml:space="preserve">To assess the </w:t>
      </w:r>
      <w:r w:rsidR="00EE5985">
        <w:rPr>
          <w:rFonts w:ascii="Calibri" w:eastAsia="Calibri" w:hAnsi="Calibri" w:cs="Calibri"/>
          <w:lang w:val="en-US"/>
        </w:rPr>
        <w:t xml:space="preserve">overall </w:t>
      </w:r>
      <w:r w:rsidR="00A86A08">
        <w:rPr>
          <w:rFonts w:ascii="Calibri" w:eastAsia="Calibri" w:hAnsi="Calibri" w:cs="Calibri"/>
          <w:lang w:val="en-US"/>
        </w:rPr>
        <w:t xml:space="preserve">performance of the </w:t>
      </w:r>
      <w:r>
        <w:rPr>
          <w:rFonts w:ascii="Calibri" w:eastAsia="Calibri" w:hAnsi="Calibri" w:cs="Calibri"/>
          <w:lang w:val="en-US"/>
        </w:rPr>
        <w:t>LC and MS instruments</w:t>
      </w:r>
      <w:r w:rsidR="006C7F1F">
        <w:rPr>
          <w:rFonts w:ascii="Calibri" w:eastAsia="Calibri" w:hAnsi="Calibri" w:cs="Calibri"/>
          <w:lang w:val="en-US"/>
        </w:rPr>
        <w:t xml:space="preserve">, </w:t>
      </w:r>
      <w:commentRangeStart w:id="147"/>
      <w:commentRangeStart w:id="148"/>
      <w:r>
        <w:rPr>
          <w:rFonts w:ascii="Calibri" w:eastAsia="Calibri" w:hAnsi="Calibri" w:cs="Calibri"/>
          <w:lang w:val="en-US"/>
        </w:rPr>
        <w:t xml:space="preserve">various types </w:t>
      </w:r>
      <w:commentRangeEnd w:id="147"/>
      <w:r w:rsidR="0035658C">
        <w:rPr>
          <w:rStyle w:val="CommentReference"/>
        </w:rPr>
        <w:commentReference w:id="147"/>
      </w:r>
      <w:commentRangeEnd w:id="148"/>
      <w:r w:rsidR="00FB1AA9">
        <w:rPr>
          <w:rStyle w:val="CommentReference"/>
        </w:rPr>
        <w:commentReference w:id="148"/>
      </w:r>
      <w:r>
        <w:rPr>
          <w:rFonts w:ascii="Calibri" w:eastAsia="Calibri" w:hAnsi="Calibri" w:cs="Calibri"/>
          <w:lang w:val="en-US"/>
        </w:rPr>
        <w:t>of chromatograms</w:t>
      </w:r>
      <w:ins w:id="149" w:author="Sander Willems" w:date="2022-01-27T16:38:00Z">
        <w:r w:rsidR="0035658C">
          <w:rPr>
            <w:rFonts w:ascii="Calibri" w:eastAsia="Calibri" w:hAnsi="Calibri" w:cs="Calibri"/>
            <w:lang w:val="en-US"/>
          </w:rPr>
          <w:t>,</w:t>
        </w:r>
      </w:ins>
      <w:r>
        <w:rPr>
          <w:rFonts w:ascii="Calibri" w:eastAsia="Calibri" w:hAnsi="Calibri" w:cs="Calibri"/>
          <w:lang w:val="en-US"/>
        </w:rPr>
        <w:t xml:space="preserve"> including total ion chromatograms </w:t>
      </w:r>
      <w:r w:rsidR="00EE5985" w:rsidRPr="00EE5985">
        <w:rPr>
          <w:rFonts w:ascii="Calibri" w:eastAsia="Calibri" w:hAnsi="Calibri" w:cs="Calibri"/>
          <w:lang w:val="en-US"/>
        </w:rPr>
        <w:t>(TIC</w:t>
      </w:r>
      <w:r w:rsidR="00EE5985">
        <w:rPr>
          <w:rFonts w:ascii="Calibri" w:eastAsia="Calibri" w:hAnsi="Calibri" w:cs="Calibri"/>
          <w:lang w:val="en-US"/>
        </w:rPr>
        <w:t>s</w:t>
      </w:r>
      <w:r w:rsidR="00EE5985" w:rsidRPr="00EE5985">
        <w:rPr>
          <w:rFonts w:ascii="Calibri" w:eastAsia="Calibri" w:hAnsi="Calibri" w:cs="Calibri"/>
          <w:lang w:val="en-US"/>
        </w:rPr>
        <w:t>), showing the</w:t>
      </w:r>
      <w:r w:rsidR="00EE5985">
        <w:rPr>
          <w:rFonts w:ascii="Calibri" w:eastAsia="Calibri" w:hAnsi="Calibri" w:cs="Calibri"/>
          <w:lang w:val="en-US"/>
        </w:rPr>
        <w:t xml:space="preserve"> </w:t>
      </w:r>
      <w:r w:rsidR="00EE5985" w:rsidRPr="00EE5985">
        <w:rPr>
          <w:rFonts w:ascii="Calibri" w:eastAsia="Calibri" w:hAnsi="Calibri" w:cs="Calibri"/>
          <w:lang w:val="en-US"/>
        </w:rPr>
        <w:t>summed intensity of all detected precursor</w:t>
      </w:r>
      <w:r w:rsidR="00EE5985">
        <w:rPr>
          <w:rFonts w:ascii="Calibri" w:eastAsia="Calibri" w:hAnsi="Calibri" w:cs="Calibri"/>
          <w:lang w:val="en-US"/>
        </w:rPr>
        <w:t xml:space="preserve"> (MS1) / fragment (MS2) </w:t>
      </w:r>
      <w:r w:rsidR="00EE5985" w:rsidRPr="00EE5985">
        <w:rPr>
          <w:rFonts w:ascii="Calibri" w:eastAsia="Calibri" w:hAnsi="Calibri" w:cs="Calibri"/>
          <w:lang w:val="en-US"/>
        </w:rPr>
        <w:t>ions against the retention time</w:t>
      </w:r>
      <w:r w:rsidR="00EE5985">
        <w:rPr>
          <w:rFonts w:ascii="Calibri" w:eastAsia="Calibri" w:hAnsi="Calibri" w:cs="Calibri"/>
          <w:lang w:val="en-US"/>
        </w:rPr>
        <w:t>,</w:t>
      </w:r>
      <w:r>
        <w:rPr>
          <w:rFonts w:ascii="Calibri" w:eastAsia="Calibri" w:hAnsi="Calibri" w:cs="Calibri"/>
          <w:lang w:val="en-US"/>
        </w:rPr>
        <w:t xml:space="preserve"> and base peak chromatograms </w:t>
      </w:r>
      <w:r w:rsidR="00EE5985">
        <w:rPr>
          <w:rFonts w:ascii="Calibri" w:eastAsia="Calibri" w:hAnsi="Calibri" w:cs="Calibri"/>
          <w:lang w:val="en-US"/>
        </w:rPr>
        <w:t xml:space="preserve">(BPIs), showing the intensities of </w:t>
      </w:r>
      <w:r w:rsidR="00EE5985" w:rsidRPr="00EE5985">
        <w:rPr>
          <w:rFonts w:ascii="Calibri" w:eastAsia="Calibri" w:hAnsi="Calibri" w:cs="Calibri"/>
          <w:lang w:val="en-US"/>
        </w:rPr>
        <w:t xml:space="preserve">the most abundant ions </w:t>
      </w:r>
      <w:r w:rsidR="00EE5985">
        <w:rPr>
          <w:rFonts w:ascii="Calibri" w:eastAsia="Calibri" w:hAnsi="Calibri" w:cs="Calibri"/>
          <w:lang w:val="en-US"/>
        </w:rPr>
        <w:t xml:space="preserve">on MS1 and MS2 levels </w:t>
      </w:r>
      <w:r w:rsidR="00EE5985" w:rsidRPr="00EE5985">
        <w:rPr>
          <w:rFonts w:ascii="Calibri" w:eastAsia="Calibri" w:hAnsi="Calibri" w:cs="Calibri"/>
          <w:lang w:val="en-US"/>
        </w:rPr>
        <w:t>detected over time</w:t>
      </w:r>
      <w:r w:rsidR="00A86A08">
        <w:rPr>
          <w:rFonts w:ascii="Calibri" w:eastAsia="Calibri" w:hAnsi="Calibri" w:cs="Calibri"/>
          <w:lang w:val="en-US"/>
        </w:rPr>
        <w:t xml:space="preserve">, </w:t>
      </w:r>
      <w:r w:rsidR="00A81AEB">
        <w:rPr>
          <w:rFonts w:ascii="Calibri" w:eastAsia="Calibri" w:hAnsi="Calibri" w:cs="Calibri"/>
          <w:lang w:val="en-US"/>
        </w:rPr>
        <w:t>are first shown in the “Main View” tab</w:t>
      </w:r>
      <w:r>
        <w:rPr>
          <w:rFonts w:ascii="Calibri" w:eastAsia="Calibri" w:hAnsi="Calibri" w:cs="Calibri"/>
          <w:lang w:val="en-US"/>
        </w:rPr>
        <w:t xml:space="preserve">. </w:t>
      </w:r>
      <w:r w:rsidR="00FB1AA9">
        <w:rPr>
          <w:rFonts w:ascii="Calibri" w:eastAsia="Calibri" w:hAnsi="Calibri" w:cs="Calibri"/>
          <w:lang w:val="en-US"/>
        </w:rPr>
        <w:t>By clicking on the different chromatogram types in the legend, they can be (de)selected which will update the scale of the y-axis.</w:t>
      </w:r>
    </w:p>
    <w:p w14:paraId="747C73C5" w14:textId="09B53C84" w:rsidR="006C7F1F" w:rsidRDefault="00A86A08" w:rsidP="00497BB9">
      <w:pPr>
        <w:widowControl w:val="0"/>
        <w:spacing w:after="200" w:line="281" w:lineRule="auto"/>
        <w:jc w:val="both"/>
        <w:rPr>
          <w:rFonts w:ascii="Calibri" w:eastAsia="Calibri" w:hAnsi="Calibri" w:cs="Calibri"/>
          <w:lang w:val="en-US"/>
        </w:rPr>
      </w:pPr>
      <w:r w:rsidRPr="00A81AEB">
        <w:rPr>
          <w:rFonts w:ascii="Calibri" w:eastAsia="Calibri" w:hAnsi="Calibri" w:cs="Calibri"/>
          <w:b/>
          <w:bCs/>
          <w:lang w:val="en-US"/>
        </w:rPr>
        <w:t>IMPORTANT!</w:t>
      </w:r>
      <w:r>
        <w:rPr>
          <w:rFonts w:ascii="Calibri" w:eastAsia="Calibri" w:hAnsi="Calibri" w:cs="Calibri"/>
          <w:lang w:val="en-US"/>
        </w:rPr>
        <w:t xml:space="preserve"> If only </w:t>
      </w:r>
      <w:r w:rsidR="00A81AEB">
        <w:rPr>
          <w:rFonts w:ascii="Calibri" w:eastAsia="Calibri" w:hAnsi="Calibri" w:cs="Calibri"/>
          <w:lang w:val="en-US"/>
        </w:rPr>
        <w:t>raw</w:t>
      </w:r>
      <w:r>
        <w:rPr>
          <w:rFonts w:ascii="Calibri" w:eastAsia="Calibri" w:hAnsi="Calibri" w:cs="Calibri"/>
          <w:lang w:val="en-US"/>
        </w:rPr>
        <w:t xml:space="preserve"> data </w:t>
      </w:r>
      <w:r w:rsidR="00A81AEB">
        <w:rPr>
          <w:rFonts w:ascii="Calibri" w:eastAsia="Calibri" w:hAnsi="Calibri" w:cs="Calibri"/>
          <w:lang w:val="en-US"/>
        </w:rPr>
        <w:t xml:space="preserve">without any </w:t>
      </w:r>
      <w:r w:rsidR="00FB1AA9">
        <w:rPr>
          <w:rFonts w:ascii="Calibri" w:eastAsia="Calibri" w:hAnsi="Calibri" w:cs="Calibri"/>
          <w:lang w:val="en-US"/>
        </w:rPr>
        <w:t>identifications</w:t>
      </w:r>
      <w:r w:rsidR="00A81AEB">
        <w:rPr>
          <w:rFonts w:ascii="Calibri" w:eastAsia="Calibri" w:hAnsi="Calibri" w:cs="Calibri"/>
          <w:lang w:val="en-US"/>
        </w:rPr>
        <w:t xml:space="preserve"> </w:t>
      </w:r>
      <w:r w:rsidR="00A81AEB" w:rsidRPr="00A81AEB">
        <w:rPr>
          <w:rFonts w:ascii="Calibri" w:eastAsia="Calibri" w:hAnsi="Calibri" w:cs="Calibri"/>
          <w:lang w:val="en-US"/>
        </w:rPr>
        <w:t>has been loaded</w:t>
      </w:r>
      <w:r>
        <w:rPr>
          <w:rFonts w:ascii="Calibri" w:eastAsia="Calibri" w:hAnsi="Calibri" w:cs="Calibri"/>
          <w:lang w:val="en-US"/>
        </w:rPr>
        <w:t xml:space="preserve"> (</w:t>
      </w:r>
      <w:r w:rsidR="00497BB9">
        <w:rPr>
          <w:rFonts w:ascii="Calibri" w:eastAsia="Calibri" w:hAnsi="Calibri" w:cs="Calibri"/>
          <w:lang w:val="en-US"/>
        </w:rPr>
        <w:t>to</w:t>
      </w:r>
      <w:r>
        <w:rPr>
          <w:rFonts w:ascii="Calibri" w:eastAsia="Calibri" w:hAnsi="Calibri" w:cs="Calibri"/>
          <w:lang w:val="en-US"/>
        </w:rPr>
        <w:t xml:space="preserve"> </w:t>
      </w:r>
      <w:r w:rsidR="00A81AEB">
        <w:rPr>
          <w:rFonts w:ascii="Calibri" w:eastAsia="Calibri" w:hAnsi="Calibri" w:cs="Calibri"/>
          <w:lang w:val="en-US"/>
        </w:rPr>
        <w:t xml:space="preserve">work in </w:t>
      </w:r>
      <w:r>
        <w:rPr>
          <w:rFonts w:ascii="Calibri" w:eastAsia="Calibri" w:hAnsi="Calibri" w:cs="Calibri"/>
          <w:lang w:val="en-US"/>
        </w:rPr>
        <w:t>“Targeted Mode”</w:t>
      </w:r>
      <w:r w:rsidR="00497BB9">
        <w:rPr>
          <w:rFonts w:ascii="Calibri" w:eastAsia="Calibri" w:hAnsi="Calibri" w:cs="Calibri"/>
          <w:lang w:val="en-US"/>
        </w:rPr>
        <w:t xml:space="preserve"> only</w:t>
      </w:r>
      <w:r>
        <w:rPr>
          <w:rFonts w:ascii="Calibri" w:eastAsia="Calibri" w:hAnsi="Calibri" w:cs="Calibri"/>
          <w:lang w:val="en-US"/>
        </w:rPr>
        <w:t>)</w:t>
      </w:r>
      <w:r w:rsidR="00A81AEB">
        <w:rPr>
          <w:rFonts w:ascii="Calibri" w:eastAsia="Calibri" w:hAnsi="Calibri" w:cs="Calibri"/>
          <w:lang w:val="en-US"/>
        </w:rPr>
        <w:t>,</w:t>
      </w:r>
      <w:r>
        <w:rPr>
          <w:rFonts w:ascii="Calibri" w:eastAsia="Calibri" w:hAnsi="Calibri" w:cs="Calibri"/>
          <w:lang w:val="en-US"/>
        </w:rPr>
        <w:t xml:space="preserve"> nothing else will be shown in the “Main View” tab.</w:t>
      </w:r>
      <w:r w:rsidR="00A81AEB">
        <w:rPr>
          <w:rFonts w:ascii="Calibri" w:eastAsia="Calibri" w:hAnsi="Calibri" w:cs="Calibri"/>
          <w:lang w:val="en-US"/>
        </w:rPr>
        <w:t xml:space="preserve"> </w:t>
      </w:r>
      <w:r w:rsidR="00497BB9">
        <w:rPr>
          <w:rFonts w:ascii="Calibri" w:eastAsia="Calibri" w:hAnsi="Calibri" w:cs="Calibri"/>
          <w:lang w:val="en-US"/>
        </w:rPr>
        <w:t>In order to</w:t>
      </w:r>
      <w:r w:rsidR="008F770A" w:rsidRPr="008F770A">
        <w:rPr>
          <w:rFonts w:ascii="Calibri" w:eastAsia="Calibri" w:hAnsi="Calibri" w:cs="Calibri"/>
          <w:lang w:val="en-US"/>
        </w:rPr>
        <w:t xml:space="preserve"> subsequent</w:t>
      </w:r>
      <w:r w:rsidR="00497BB9">
        <w:rPr>
          <w:rFonts w:ascii="Calibri" w:eastAsia="Calibri" w:hAnsi="Calibri" w:cs="Calibri"/>
          <w:lang w:val="en-US"/>
        </w:rPr>
        <w:t>ly</w:t>
      </w:r>
      <w:r w:rsidR="008F770A" w:rsidRPr="008F770A">
        <w:rPr>
          <w:rFonts w:ascii="Calibri" w:eastAsia="Calibri" w:hAnsi="Calibri" w:cs="Calibri"/>
          <w:lang w:val="en-US"/>
        </w:rPr>
        <w:t xml:space="preserve"> </w:t>
      </w:r>
      <w:r w:rsidR="008F770A">
        <w:rPr>
          <w:rFonts w:ascii="Calibri" w:eastAsia="Calibri" w:hAnsi="Calibri" w:cs="Calibri"/>
          <w:lang w:val="en-US"/>
        </w:rPr>
        <w:t>explor</w:t>
      </w:r>
      <w:r w:rsidR="00497BB9">
        <w:rPr>
          <w:rFonts w:ascii="Calibri" w:eastAsia="Calibri" w:hAnsi="Calibri" w:cs="Calibri"/>
          <w:lang w:val="en-US"/>
        </w:rPr>
        <w:t>e</w:t>
      </w:r>
      <w:r w:rsidR="008F770A" w:rsidRPr="008F770A">
        <w:rPr>
          <w:rFonts w:ascii="Calibri" w:eastAsia="Calibri" w:hAnsi="Calibri" w:cs="Calibri"/>
          <w:lang w:val="en-US"/>
        </w:rPr>
        <w:t xml:space="preserve"> </w:t>
      </w:r>
      <w:r w:rsidR="00497BB9">
        <w:rPr>
          <w:rFonts w:ascii="Calibri" w:eastAsia="Calibri" w:hAnsi="Calibri" w:cs="Calibri"/>
          <w:lang w:val="en-US"/>
        </w:rPr>
        <w:t>the</w:t>
      </w:r>
      <w:r w:rsidR="008F770A" w:rsidRPr="008F770A">
        <w:rPr>
          <w:rFonts w:ascii="Calibri" w:eastAsia="Calibri" w:hAnsi="Calibri" w:cs="Calibri"/>
          <w:lang w:val="en-US"/>
        </w:rPr>
        <w:t xml:space="preserve"> individual identified proteins together with </w:t>
      </w:r>
      <w:r w:rsidR="00497BB9" w:rsidRPr="00497BB9">
        <w:rPr>
          <w:rFonts w:ascii="Calibri" w:eastAsia="Calibri" w:hAnsi="Calibri" w:cs="Calibri"/>
          <w:lang w:val="en-US"/>
        </w:rPr>
        <w:t>their detected groups</w:t>
      </w:r>
      <w:r w:rsidR="00463DCD">
        <w:rPr>
          <w:rFonts w:ascii="Calibri" w:eastAsia="Calibri" w:hAnsi="Calibri" w:cs="Calibri"/>
          <w:lang w:val="en-US"/>
        </w:rPr>
        <w:t xml:space="preserve"> of peptides</w:t>
      </w:r>
      <w:r w:rsidR="008F770A" w:rsidRPr="008F770A">
        <w:rPr>
          <w:rFonts w:ascii="Calibri" w:eastAsia="Calibri" w:hAnsi="Calibri" w:cs="Calibri"/>
          <w:lang w:val="en-US"/>
        </w:rPr>
        <w:t>,</w:t>
      </w:r>
      <w:r w:rsidR="008F770A">
        <w:rPr>
          <w:rFonts w:ascii="Calibri" w:eastAsia="Calibri" w:hAnsi="Calibri" w:cs="Calibri"/>
          <w:lang w:val="en-US"/>
        </w:rPr>
        <w:t xml:space="preserve"> either the </w:t>
      </w:r>
      <w:r w:rsidR="008F770A">
        <w:rPr>
          <w:rFonts w:ascii="Calibri" w:eastAsia="Calibri" w:hAnsi="Calibri" w:cs="Calibri"/>
          <w:lang w:val="en-US"/>
        </w:rPr>
        <w:lastRenderedPageBreak/>
        <w:t xml:space="preserve">output of </w:t>
      </w:r>
      <w:r w:rsidR="00463DCD">
        <w:rPr>
          <w:rFonts w:ascii="Calibri" w:eastAsia="Calibri" w:hAnsi="Calibri" w:cs="Calibri"/>
          <w:lang w:val="en-US"/>
        </w:rPr>
        <w:t>DDA data analysis</w:t>
      </w:r>
      <w:r w:rsidR="00463DCD" w:rsidRPr="00463DCD">
        <w:t xml:space="preserve"> </w:t>
      </w:r>
      <w:r w:rsidR="00463DCD" w:rsidRPr="00463DCD">
        <w:rPr>
          <w:rFonts w:ascii="Calibri" w:eastAsia="Calibri" w:hAnsi="Calibri" w:cs="Calibri"/>
          <w:lang w:val="en-US"/>
        </w:rPr>
        <w:t>done by the MaxQuant software tool</w:t>
      </w:r>
      <w:r w:rsidR="008F770A">
        <w:rPr>
          <w:rFonts w:ascii="Calibri" w:eastAsia="Calibri" w:hAnsi="Calibri" w:cs="Calibri"/>
          <w:lang w:val="en-US"/>
        </w:rPr>
        <w:t xml:space="preserve"> or </w:t>
      </w:r>
      <w:r w:rsidR="00497BB9">
        <w:rPr>
          <w:rFonts w:ascii="Calibri" w:eastAsia="Calibri" w:hAnsi="Calibri" w:cs="Calibri"/>
          <w:lang w:val="en-US"/>
        </w:rPr>
        <w:t xml:space="preserve">the output of </w:t>
      </w:r>
      <w:r w:rsidR="00463DCD">
        <w:rPr>
          <w:rFonts w:ascii="Calibri" w:eastAsia="Calibri" w:hAnsi="Calibri" w:cs="Calibri"/>
          <w:lang w:val="en-US"/>
        </w:rPr>
        <w:t xml:space="preserve">DIA data analysis done by </w:t>
      </w:r>
      <w:r w:rsidR="00497BB9">
        <w:rPr>
          <w:rFonts w:ascii="Calibri" w:eastAsia="Calibri" w:hAnsi="Calibri" w:cs="Calibri"/>
          <w:lang w:val="en-US"/>
        </w:rPr>
        <w:t xml:space="preserve">DIA-NN </w:t>
      </w:r>
      <w:r w:rsidR="00463DCD">
        <w:rPr>
          <w:rFonts w:ascii="Calibri" w:eastAsia="Calibri" w:hAnsi="Calibri" w:cs="Calibri"/>
          <w:lang w:val="en-US"/>
        </w:rPr>
        <w:t>must</w:t>
      </w:r>
      <w:r w:rsidR="00497BB9">
        <w:rPr>
          <w:rFonts w:ascii="Calibri" w:eastAsia="Calibri" w:hAnsi="Calibri" w:cs="Calibri"/>
          <w:lang w:val="en-US"/>
        </w:rPr>
        <w:t xml:space="preserve"> be loaded together with the fasta file.</w:t>
      </w:r>
      <w:r w:rsidR="00B0179B">
        <w:rPr>
          <w:rFonts w:ascii="Calibri" w:eastAsia="Calibri" w:hAnsi="Calibri" w:cs="Calibri"/>
          <w:lang w:val="en-US"/>
        </w:rPr>
        <w:t xml:space="preserve"> </w:t>
      </w:r>
    </w:p>
    <w:p w14:paraId="75BF45AD" w14:textId="1B9818B5" w:rsidR="00497BB9" w:rsidRDefault="005D080E" w:rsidP="00497BB9">
      <w:r w:rsidRPr="00356C48">
        <w:rPr>
          <w:noProof/>
        </w:rPr>
        <mc:AlternateContent>
          <mc:Choice Requires="wpg">
            <w:drawing>
              <wp:anchor distT="0" distB="0" distL="114300" distR="114300" simplePos="0" relativeHeight="251705343" behindDoc="0" locked="0" layoutInCell="1" allowOverlap="1" wp14:anchorId="3A3D8705" wp14:editId="219C3ED7">
                <wp:simplePos x="0" y="0"/>
                <wp:positionH relativeFrom="column">
                  <wp:posOffset>-182880</wp:posOffset>
                </wp:positionH>
                <wp:positionV relativeFrom="paragraph">
                  <wp:posOffset>424014</wp:posOffset>
                </wp:positionV>
                <wp:extent cx="397510" cy="340360"/>
                <wp:effectExtent l="0" t="0" r="0" b="0"/>
                <wp:wrapNone/>
                <wp:docPr id="106" name="Group 106"/>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107" name="Oval 10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61F6CBF"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13232" y="-1"/>
                            <a:ext cx="367553" cy="340659"/>
                          </a:xfrm>
                          <a:prstGeom prst="rect">
                            <a:avLst/>
                          </a:prstGeom>
                          <a:noFill/>
                          <a:ln w="6350">
                            <a:noFill/>
                          </a:ln>
                        </wps:spPr>
                        <wps:txbx>
                          <w:txbxContent>
                            <w:p w14:paraId="0E9BC39E" w14:textId="2B0460BC" w:rsidR="00356C48" w:rsidRPr="00483F2D" w:rsidRDefault="00356C48" w:rsidP="00356C48">
                              <w:pPr>
                                <w:spacing w:line="276" w:lineRule="auto"/>
                                <w:jc w:val="center"/>
                                <w:rPr>
                                  <w:lang w:val="en-US"/>
                                </w:rPr>
                              </w:pPr>
                              <w:r>
                                <w:rPr>
                                  <w:lang w:val="en-US"/>
                                </w:rPr>
                                <w:t>a</w:t>
                              </w:r>
                              <w:r w:rsidR="005D080E">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3D8705" id="Group 106" o:spid="_x0000_s1053" style="position:absolute;margin-left:-14.4pt;margin-top:33.4pt;width:31.3pt;height:26.8pt;z-index:251705343;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">
                <v:oval id="Oval 107" o:spid="_x0000_s1054"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" filled="f" strokecolor="black [3213]">
                  <v:path arrowok="t"/>
                  <o:lock v:ext="edit" aspectratio="t"/>
                  <v:textbox>
                    <w:txbxContent>
                      <w:p w14:paraId="561F6CBF"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08" o:spid="_x0000_s1055"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" filled="f" stroked="f" strokeweight=".5pt">
                  <v:textbox>
                    <w:txbxContent>
                      <w:p w14:paraId="0E9BC39E" w14:textId="2B0460BC" w:rsidR="00356C48" w:rsidRPr="00483F2D" w:rsidRDefault="00356C48" w:rsidP="00356C48">
                        <w:pPr>
                          <w:spacing w:line="276" w:lineRule="auto"/>
                          <w:jc w:val="center"/>
                          <w:rPr>
                            <w:lang w:val="en-US"/>
                          </w:rPr>
                        </w:pPr>
                        <w:r>
                          <w:rPr>
                            <w:lang w:val="en-US"/>
                          </w:rPr>
                          <w:t>a</w:t>
                        </w:r>
                        <w:r w:rsidR="005D080E">
                          <w:rPr>
                            <w:lang w:val="en-US"/>
                          </w:rPr>
                          <w:t>1</w:t>
                        </w:r>
                      </w:p>
                    </w:txbxContent>
                  </v:textbox>
                </v:shape>
              </v:group>
            </w:pict>
          </mc:Fallback>
        </mc:AlternateContent>
      </w:r>
      <w:r w:rsidRPr="00356C48">
        <w:rPr>
          <w:noProof/>
        </w:rPr>
        <mc:AlternateContent>
          <mc:Choice Requires="wpg">
            <w:drawing>
              <wp:anchor distT="0" distB="0" distL="114300" distR="114300" simplePos="0" relativeHeight="251729919" behindDoc="0" locked="0" layoutInCell="1" allowOverlap="1" wp14:anchorId="0CD96143" wp14:editId="022375B5">
                <wp:simplePos x="0" y="0"/>
                <wp:positionH relativeFrom="column">
                  <wp:posOffset>4309607</wp:posOffset>
                </wp:positionH>
                <wp:positionV relativeFrom="paragraph">
                  <wp:posOffset>1385536</wp:posOffset>
                </wp:positionV>
                <wp:extent cx="397510" cy="340360"/>
                <wp:effectExtent l="0" t="0" r="0" b="0"/>
                <wp:wrapNone/>
                <wp:docPr id="61" name="Group 61"/>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62" name="Oval 6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B9AD83D" w14:textId="77777777" w:rsidR="005D080E" w:rsidRPr="008A78E4" w:rsidRDefault="005D080E" w:rsidP="005D080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8965" y="0"/>
                            <a:ext cx="367553" cy="340659"/>
                          </a:xfrm>
                          <a:prstGeom prst="rect">
                            <a:avLst/>
                          </a:prstGeom>
                          <a:noFill/>
                          <a:ln w="6350">
                            <a:noFill/>
                          </a:ln>
                        </wps:spPr>
                        <wps:txbx>
                          <w:txbxContent>
                            <w:p w14:paraId="42DC9E46" w14:textId="1D1E35D8" w:rsidR="005D080E" w:rsidRPr="00483F2D" w:rsidRDefault="005D080E" w:rsidP="005D080E">
                              <w:pPr>
                                <w:spacing w:line="276" w:lineRule="auto"/>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D96143" id="Group 61" o:spid="_x0000_s1056" style="position:absolute;margin-left:339.35pt;margin-top:109.1pt;width:31.3pt;height:26.8pt;z-index:25172991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">
                <v:oval id="Oval 62" o:spid="_x0000_s105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" filled="f" strokecolor="black [3213]">
                  <v:path arrowok="t"/>
                  <o:lock v:ext="edit" aspectratio="t"/>
                  <v:textbox>
                    <w:txbxContent>
                      <w:p w14:paraId="7B9AD83D" w14:textId="77777777" w:rsidR="005D080E" w:rsidRPr="008A78E4" w:rsidRDefault="005D080E" w:rsidP="005D080E">
                        <w:pPr>
                          <w:jc w:val="center"/>
                          <w:rPr>
                            <w:color w:val="000000" w:themeColor="text1"/>
                            <w14:textOutline w14:w="9525" w14:cap="rnd" w14:cmpd="sng" w14:algn="ctr">
                              <w14:noFill/>
                              <w14:prstDash w14:val="solid"/>
                              <w14:bevel/>
                            </w14:textOutline>
                          </w:rPr>
                        </w:pPr>
                      </w:p>
                    </w:txbxContent>
                  </v:textbox>
                </v:oval>
                <v:shape id="Text Box 63" o:spid="_x0000_s1058"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" filled="f" stroked="f" strokeweight=".5pt">
                  <v:textbox>
                    <w:txbxContent>
                      <w:p w14:paraId="42DC9E46" w14:textId="1D1E35D8" w:rsidR="005D080E" w:rsidRPr="00483F2D" w:rsidRDefault="005D080E" w:rsidP="005D080E">
                        <w:pPr>
                          <w:spacing w:line="276" w:lineRule="auto"/>
                          <w:jc w:val="center"/>
                          <w:rPr>
                            <w:lang w:val="en-US"/>
                          </w:rPr>
                        </w:pPr>
                        <w:r>
                          <w:rPr>
                            <w:lang w:val="en-US"/>
                          </w:rPr>
                          <w:t>a2</w:t>
                        </w:r>
                      </w:p>
                    </w:txbxContent>
                  </v:textbox>
                </v:shape>
              </v:group>
            </w:pict>
          </mc:Fallback>
        </mc:AlternateContent>
      </w:r>
      <w:r w:rsidR="00497BB9" w:rsidRPr="00356C48">
        <w:rPr>
          <w:noProof/>
        </w:rPr>
        <mc:AlternateContent>
          <mc:Choice Requires="wpg">
            <w:drawing>
              <wp:anchor distT="0" distB="0" distL="114300" distR="114300" simplePos="0" relativeHeight="251707391" behindDoc="0" locked="0" layoutInCell="1" allowOverlap="1" wp14:anchorId="202E5A88" wp14:editId="25674BB1">
                <wp:simplePos x="0" y="0"/>
                <wp:positionH relativeFrom="column">
                  <wp:posOffset>1518699</wp:posOffset>
                </wp:positionH>
                <wp:positionV relativeFrom="paragraph">
                  <wp:posOffset>-45113</wp:posOffset>
                </wp:positionV>
                <wp:extent cx="397510" cy="340360"/>
                <wp:effectExtent l="0" t="0" r="0" b="0"/>
                <wp:wrapNone/>
                <wp:docPr id="112" name="Group 112"/>
                <wp:cNvGraphicFramePr/>
                <a:graphic xmlns:a="http://schemas.openxmlformats.org/drawingml/2006/main">
                  <a:graphicData uri="http://schemas.microsoft.com/office/word/2010/wordprocessingGroup">
                    <wpg:wgp>
                      <wpg:cNvGrpSpPr/>
                      <wpg:grpSpPr>
                        <a:xfrm>
                          <a:off x="0" y="0"/>
                          <a:ext cx="397510" cy="340360"/>
                          <a:chOff x="1613" y="7958"/>
                          <a:chExt cx="367553" cy="340659"/>
                        </a:xfrm>
                      </wpg:grpSpPr>
                      <wps:wsp>
                        <wps:cNvPr id="113" name="Oval 113"/>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03F1FE5"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1613" y="7958"/>
                            <a:ext cx="367553" cy="340659"/>
                          </a:xfrm>
                          <a:prstGeom prst="rect">
                            <a:avLst/>
                          </a:prstGeom>
                          <a:noFill/>
                          <a:ln w="6350">
                            <a:noFill/>
                          </a:ln>
                        </wps:spPr>
                        <wps:txbx>
                          <w:txbxContent>
                            <w:p w14:paraId="70B781BC" w14:textId="39189681" w:rsidR="00356C48" w:rsidRDefault="00064EDC" w:rsidP="00356C48">
                              <w:pPr>
                                <w:jc w:val="center"/>
                                <w:rPr>
                                  <w:lang w:val="en-US"/>
                                </w:rPr>
                              </w:pPr>
                              <w:r>
                                <w:rPr>
                                  <w:lang w:val="en-US"/>
                                </w:rPr>
                                <w:t>d</w:t>
                              </w:r>
                              <w:r w:rsidR="00356C48">
                                <w:rPr>
                                  <w:lang w:val="en-US"/>
                                </w:rPr>
                                <w:t xml:space="preserve">  </w:t>
                              </w:r>
                            </w:p>
                            <w:p w14:paraId="4AF8F891" w14:textId="77777777" w:rsidR="00356C48" w:rsidRPr="00483F2D" w:rsidRDefault="00356C48" w:rsidP="00356C4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E5A88" id="Group 112" o:spid="_x0000_s1059" style="position:absolute;margin-left:119.6pt;margin-top:-3.55pt;width:31.3pt;height:26.8pt;z-index:251707391;mso-width-relative:margin;mso-height-relative:margin" coordorigin="1613,7958"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">
                <v:oval id="Oval 113" o:spid="_x0000_s106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" filled="f" strokecolor="black [3213]">
                  <v:path arrowok="t"/>
                  <o:lock v:ext="edit" aspectratio="t"/>
                  <v:textbox>
                    <w:txbxContent>
                      <w:p w14:paraId="603F1FE5"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14" o:spid="_x0000_s1061" type="#_x0000_t202" style="position:absolute;left:1613;top:7958;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" filled="f" stroked="f" strokeweight=".5pt">
                  <v:textbox>
                    <w:txbxContent>
                      <w:p w14:paraId="70B781BC" w14:textId="39189681" w:rsidR="00356C48" w:rsidRDefault="00064EDC" w:rsidP="00356C48">
                        <w:pPr>
                          <w:jc w:val="center"/>
                          <w:rPr>
                            <w:lang w:val="en-US"/>
                          </w:rPr>
                        </w:pPr>
                        <w:r>
                          <w:rPr>
                            <w:lang w:val="en-US"/>
                          </w:rPr>
                          <w:t>d</w:t>
                        </w:r>
                        <w:r w:rsidR="00356C48">
                          <w:rPr>
                            <w:lang w:val="en-US"/>
                          </w:rPr>
                          <w:t xml:space="preserve">  </w:t>
                        </w:r>
                      </w:p>
                      <w:p w14:paraId="4AF8F891" w14:textId="77777777" w:rsidR="00356C48" w:rsidRPr="00483F2D" w:rsidRDefault="00356C48" w:rsidP="00356C48">
                        <w:pPr>
                          <w:jc w:val="center"/>
                          <w:rPr>
                            <w:lang w:val="en-US"/>
                          </w:rPr>
                        </w:pPr>
                      </w:p>
                    </w:txbxContent>
                  </v:textbox>
                </v:shape>
              </v:group>
            </w:pict>
          </mc:Fallback>
        </mc:AlternateContent>
      </w:r>
      <w:r w:rsidR="00497BB9" w:rsidRPr="00356C48">
        <w:rPr>
          <w:noProof/>
        </w:rPr>
        <mc:AlternateContent>
          <mc:Choice Requires="wpg">
            <w:drawing>
              <wp:anchor distT="0" distB="0" distL="114300" distR="114300" simplePos="0" relativeHeight="251706367" behindDoc="0" locked="0" layoutInCell="1" allowOverlap="1" wp14:anchorId="518A8C70" wp14:editId="06CF7BDB">
                <wp:simplePos x="0" y="0"/>
                <wp:positionH relativeFrom="column">
                  <wp:posOffset>-190831</wp:posOffset>
                </wp:positionH>
                <wp:positionV relativeFrom="paragraph">
                  <wp:posOffset>-37162</wp:posOffset>
                </wp:positionV>
                <wp:extent cx="397510" cy="340360"/>
                <wp:effectExtent l="0" t="0" r="0" b="0"/>
                <wp:wrapNone/>
                <wp:docPr id="109" name="Group 109"/>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110" name="Oval 110"/>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8AC2AEA"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8965" y="15916"/>
                            <a:ext cx="367553" cy="340659"/>
                          </a:xfrm>
                          <a:prstGeom prst="rect">
                            <a:avLst/>
                          </a:prstGeom>
                          <a:noFill/>
                          <a:ln w="6350">
                            <a:noFill/>
                          </a:ln>
                        </wps:spPr>
                        <wps:txbx>
                          <w:txbxContent>
                            <w:p w14:paraId="4FF7146B" w14:textId="77777777" w:rsidR="00356C48" w:rsidRDefault="00356C48" w:rsidP="00356C48">
                              <w:pPr>
                                <w:jc w:val="center"/>
                                <w:rPr>
                                  <w:lang w:val="en-US"/>
                                </w:rPr>
                              </w:pPr>
                              <w:r>
                                <w:rPr>
                                  <w:lang w:val="en-US"/>
                                </w:rPr>
                                <w:t>b</w:t>
                              </w:r>
                            </w:p>
                            <w:p w14:paraId="54D73CAA" w14:textId="77777777" w:rsidR="00356C48" w:rsidRPr="00483F2D" w:rsidRDefault="00356C48" w:rsidP="00356C4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A8C70" id="Group 109" o:spid="_x0000_s1062" style="position:absolute;margin-left:-15.05pt;margin-top:-2.95pt;width:31.3pt;height:26.8pt;z-index:251706367;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">
                <v:oval id="Oval 110" o:spid="_x0000_s106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" filled="f" strokecolor="black [3213]">
                  <v:path arrowok="t"/>
                  <o:lock v:ext="edit" aspectratio="t"/>
                  <v:textbox>
                    <w:txbxContent>
                      <w:p w14:paraId="08AC2AEA"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11" o:spid="_x0000_s1064"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" filled="f" stroked="f" strokeweight=".5pt">
                  <v:textbox>
                    <w:txbxContent>
                      <w:p w14:paraId="4FF7146B" w14:textId="77777777" w:rsidR="00356C48" w:rsidRDefault="00356C48" w:rsidP="00356C48">
                        <w:pPr>
                          <w:jc w:val="center"/>
                          <w:rPr>
                            <w:lang w:val="en-US"/>
                          </w:rPr>
                        </w:pPr>
                        <w:r>
                          <w:rPr>
                            <w:lang w:val="en-US"/>
                          </w:rPr>
                          <w:t>b</w:t>
                        </w:r>
                      </w:p>
                      <w:p w14:paraId="54D73CAA" w14:textId="77777777" w:rsidR="00356C48" w:rsidRPr="00483F2D" w:rsidRDefault="00356C48" w:rsidP="00356C48">
                        <w:pPr>
                          <w:jc w:val="center"/>
                          <w:rPr>
                            <w:lang w:val="en-US"/>
                          </w:rPr>
                        </w:pPr>
                      </w:p>
                    </w:txbxContent>
                  </v:textbox>
                </v:shape>
              </v:group>
            </w:pict>
          </mc:Fallback>
        </mc:AlternateContent>
      </w:r>
      <w:r w:rsidR="00497BB9" w:rsidRPr="00356C48">
        <w:rPr>
          <w:noProof/>
        </w:rPr>
        <mc:AlternateContent>
          <mc:Choice Requires="wpg">
            <w:drawing>
              <wp:anchor distT="0" distB="0" distL="114300" distR="114300" simplePos="0" relativeHeight="251708415" behindDoc="0" locked="0" layoutInCell="1" allowOverlap="1" wp14:anchorId="072EC228" wp14:editId="60CF2DAA">
                <wp:simplePos x="0" y="0"/>
                <wp:positionH relativeFrom="column">
                  <wp:posOffset>2472856</wp:posOffset>
                </wp:positionH>
                <wp:positionV relativeFrom="paragraph">
                  <wp:posOffset>-37161</wp:posOffset>
                </wp:positionV>
                <wp:extent cx="397510" cy="340360"/>
                <wp:effectExtent l="0" t="0" r="0" b="0"/>
                <wp:wrapNone/>
                <wp:docPr id="115" name="Group 115"/>
                <wp:cNvGraphicFramePr/>
                <a:graphic xmlns:a="http://schemas.openxmlformats.org/drawingml/2006/main">
                  <a:graphicData uri="http://schemas.microsoft.com/office/word/2010/wordprocessingGroup">
                    <wpg:wgp>
                      <wpg:cNvGrpSpPr/>
                      <wpg:grpSpPr>
                        <a:xfrm>
                          <a:off x="0" y="0"/>
                          <a:ext cx="397510" cy="340360"/>
                          <a:chOff x="1613" y="15916"/>
                          <a:chExt cx="367553" cy="340659"/>
                        </a:xfrm>
                      </wpg:grpSpPr>
                      <wps:wsp>
                        <wps:cNvPr id="116" name="Oval 11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C64A279"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613" y="15916"/>
                            <a:ext cx="367553" cy="340659"/>
                          </a:xfrm>
                          <a:prstGeom prst="rect">
                            <a:avLst/>
                          </a:prstGeom>
                          <a:noFill/>
                          <a:ln w="6350">
                            <a:noFill/>
                          </a:ln>
                        </wps:spPr>
                        <wps:txbx>
                          <w:txbxContent>
                            <w:p w14:paraId="4BB9E6F4" w14:textId="3A70BA9C" w:rsidR="00356C48" w:rsidRDefault="00064EDC" w:rsidP="00356C48">
                              <w:pPr>
                                <w:jc w:val="center"/>
                                <w:rPr>
                                  <w:lang w:val="en-US"/>
                                </w:rPr>
                              </w:pPr>
                              <w:r>
                                <w:rPr>
                                  <w:lang w:val="en-US"/>
                                </w:rPr>
                                <w:t>c</w:t>
                              </w:r>
                              <w:r w:rsidR="00356C48">
                                <w:rPr>
                                  <w:lang w:val="en-US"/>
                                </w:rPr>
                                <w:t xml:space="preserve">  </w:t>
                              </w:r>
                            </w:p>
                            <w:p w14:paraId="35DE072B" w14:textId="77777777" w:rsidR="00356C48" w:rsidRPr="00483F2D" w:rsidRDefault="00356C48" w:rsidP="00356C4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2EC228" id="Group 115" o:spid="_x0000_s1065" style="position:absolute;margin-left:194.7pt;margin-top:-2.95pt;width:31.3pt;height:26.8pt;z-index:251708415;mso-width-relative:margin;mso-height-relative:margin" coordorigin="1613,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">
                <v:oval id="Oval 116" o:spid="_x0000_s106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" filled="f" strokecolor="black [3213]">
                  <v:path arrowok="t"/>
                  <o:lock v:ext="edit" aspectratio="t"/>
                  <v:textbox>
                    <w:txbxContent>
                      <w:p w14:paraId="4C64A279"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17" o:spid="_x0000_s1067" type="#_x0000_t202" style="position:absolute;left:1613;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" filled="f" stroked="f" strokeweight=".5pt">
                  <v:textbox>
                    <w:txbxContent>
                      <w:p w14:paraId="4BB9E6F4" w14:textId="3A70BA9C" w:rsidR="00356C48" w:rsidRDefault="00064EDC" w:rsidP="00356C48">
                        <w:pPr>
                          <w:jc w:val="center"/>
                          <w:rPr>
                            <w:lang w:val="en-US"/>
                          </w:rPr>
                        </w:pPr>
                        <w:r>
                          <w:rPr>
                            <w:lang w:val="en-US"/>
                          </w:rPr>
                          <w:t>c</w:t>
                        </w:r>
                        <w:r w:rsidR="00356C48">
                          <w:rPr>
                            <w:lang w:val="en-US"/>
                          </w:rPr>
                          <w:t xml:space="preserve">  </w:t>
                        </w:r>
                      </w:p>
                      <w:p w14:paraId="35DE072B" w14:textId="77777777" w:rsidR="00356C48" w:rsidRPr="00483F2D" w:rsidRDefault="00356C48" w:rsidP="00356C48">
                        <w:pPr>
                          <w:jc w:val="center"/>
                          <w:rPr>
                            <w:lang w:val="en-US"/>
                          </w:rPr>
                        </w:pPr>
                      </w:p>
                    </w:txbxContent>
                  </v:textbox>
                </v:shape>
              </v:group>
            </w:pict>
          </mc:Fallback>
        </mc:AlternateContent>
      </w:r>
      <w:r w:rsidR="00497BB9" w:rsidRPr="00356C48">
        <w:rPr>
          <w:noProof/>
        </w:rPr>
        <mc:AlternateContent>
          <mc:Choice Requires="wpg">
            <w:drawing>
              <wp:anchor distT="0" distB="0" distL="114300" distR="114300" simplePos="0" relativeHeight="251727871" behindDoc="0" locked="0" layoutInCell="1" allowOverlap="1" wp14:anchorId="37391109" wp14:editId="0717B9F0">
                <wp:simplePos x="0" y="0"/>
                <wp:positionH relativeFrom="column">
                  <wp:posOffset>-202118</wp:posOffset>
                </wp:positionH>
                <wp:positionV relativeFrom="paragraph">
                  <wp:posOffset>3095653</wp:posOffset>
                </wp:positionV>
                <wp:extent cx="397510" cy="340360"/>
                <wp:effectExtent l="0" t="0" r="0" b="0"/>
                <wp:wrapNone/>
                <wp:docPr id="48" name="Group 48"/>
                <wp:cNvGraphicFramePr/>
                <a:graphic xmlns:a="http://schemas.openxmlformats.org/drawingml/2006/main">
                  <a:graphicData uri="http://schemas.microsoft.com/office/word/2010/wordprocessingGroup">
                    <wpg:wgp>
                      <wpg:cNvGrpSpPr/>
                      <wpg:grpSpPr>
                        <a:xfrm>
                          <a:off x="0" y="0"/>
                          <a:ext cx="397510" cy="340360"/>
                          <a:chOff x="-1471" y="0"/>
                          <a:chExt cx="367553" cy="340659"/>
                        </a:xfrm>
                      </wpg:grpSpPr>
                      <wps:wsp>
                        <wps:cNvPr id="49" name="Oval 4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FEA3ABC" w14:textId="77777777" w:rsidR="00497BB9" w:rsidRPr="008A78E4" w:rsidRDefault="00497BB9" w:rsidP="00497BB9">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471" y="0"/>
                            <a:ext cx="367553" cy="340659"/>
                          </a:xfrm>
                          <a:prstGeom prst="rect">
                            <a:avLst/>
                          </a:prstGeom>
                          <a:noFill/>
                          <a:ln w="6350">
                            <a:noFill/>
                          </a:ln>
                        </wps:spPr>
                        <wps:txbx>
                          <w:txbxContent>
                            <w:p w14:paraId="04234B09" w14:textId="0F11FD93" w:rsidR="00497BB9" w:rsidRPr="00483F2D" w:rsidRDefault="00497BB9" w:rsidP="00497BB9">
                              <w:pPr>
                                <w:spacing w:line="276" w:lineRule="auto"/>
                                <w:jc w:val="center"/>
                                <w:rPr>
                                  <w:lang w:val="en-US"/>
                                </w:rP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391109" id="Group 48" o:spid="_x0000_s1068" style="position:absolute;margin-left:-15.9pt;margin-top:243.75pt;width:31.3pt;height:26.8pt;z-index:251727871;mso-width-relative:margin;mso-height-relative:margin" coordorigin="-147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">
                <v:oval id="Oval 49" o:spid="_x0000_s106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" filled="f" strokecolor="black [3213]">
                  <v:path arrowok="t"/>
                  <o:lock v:ext="edit" aspectratio="t"/>
                  <v:textbox>
                    <w:txbxContent>
                      <w:p w14:paraId="4FEA3ABC" w14:textId="77777777" w:rsidR="00497BB9" w:rsidRPr="008A78E4" w:rsidRDefault="00497BB9" w:rsidP="00497BB9">
                        <w:pPr>
                          <w:jc w:val="center"/>
                          <w:rPr>
                            <w:color w:val="000000" w:themeColor="text1"/>
                            <w14:textOutline w14:w="9525" w14:cap="rnd" w14:cmpd="sng" w14:algn="ctr">
                              <w14:noFill/>
                              <w14:prstDash w14:val="solid"/>
                              <w14:bevel/>
                            </w14:textOutline>
                          </w:rPr>
                        </w:pPr>
                      </w:p>
                    </w:txbxContent>
                  </v:textbox>
                </v:oval>
                <v:shape id="Text Box 50" o:spid="_x0000_s1070" type="#_x0000_t202" style="position:absolute;left:-147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" filled="f" stroked="f" strokeweight=".5pt">
                  <v:textbox>
                    <w:txbxContent>
                      <w:p w14:paraId="04234B09" w14:textId="0F11FD93" w:rsidR="00497BB9" w:rsidRPr="00483F2D" w:rsidRDefault="00497BB9" w:rsidP="00497BB9">
                        <w:pPr>
                          <w:spacing w:line="276" w:lineRule="auto"/>
                          <w:jc w:val="center"/>
                          <w:rPr>
                            <w:lang w:val="en-US"/>
                          </w:rPr>
                        </w:pPr>
                        <w:r>
                          <w:rPr>
                            <w:lang w:val="en-US"/>
                          </w:rPr>
                          <w:t>f</w:t>
                        </w:r>
                      </w:p>
                    </w:txbxContent>
                  </v:textbox>
                </v:shape>
              </v:group>
            </w:pict>
          </mc:Fallback>
        </mc:AlternateContent>
      </w:r>
      <w:r w:rsidR="00497BB9" w:rsidRPr="00356C48">
        <w:rPr>
          <w:noProof/>
        </w:rPr>
        <mc:AlternateContent>
          <mc:Choice Requires="wpg">
            <w:drawing>
              <wp:anchor distT="0" distB="0" distL="114300" distR="114300" simplePos="0" relativeHeight="251710463" behindDoc="0" locked="0" layoutInCell="1" allowOverlap="1" wp14:anchorId="24E1ABD7" wp14:editId="3444E43C">
                <wp:simplePos x="0" y="0"/>
                <wp:positionH relativeFrom="column">
                  <wp:posOffset>-193205</wp:posOffset>
                </wp:positionH>
                <wp:positionV relativeFrom="paragraph">
                  <wp:posOffset>1646831</wp:posOffset>
                </wp:positionV>
                <wp:extent cx="397510" cy="340360"/>
                <wp:effectExtent l="0" t="0" r="0" b="0"/>
                <wp:wrapNone/>
                <wp:docPr id="118" name="Group 118"/>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19" name="Oval 11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0B8CB2D"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8965" y="0"/>
                            <a:ext cx="367553" cy="340659"/>
                          </a:xfrm>
                          <a:prstGeom prst="rect">
                            <a:avLst/>
                          </a:prstGeom>
                          <a:noFill/>
                          <a:ln w="6350">
                            <a:noFill/>
                          </a:ln>
                        </wps:spPr>
                        <wps:txbx>
                          <w:txbxContent>
                            <w:p w14:paraId="6C57407B" w14:textId="26270A94" w:rsidR="00356C48" w:rsidRPr="00483F2D" w:rsidRDefault="00356C48" w:rsidP="00356C48">
                              <w:pPr>
                                <w:spacing w:line="276" w:lineRule="auto"/>
                                <w:jc w:val="center"/>
                                <w:rPr>
                                  <w:lang w:val="en-US"/>
                                </w:rPr>
                              </w:pPr>
                              <w:r>
                                <w:rPr>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1ABD7" id="Group 118" o:spid="_x0000_s1071" style="position:absolute;margin-left:-15.2pt;margin-top:129.65pt;width:31.3pt;height:26.8pt;z-index:25171046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">
                <v:oval id="Oval 119" o:spid="_x0000_s107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" filled="f" strokecolor="black [3213]">
                  <v:path arrowok="t"/>
                  <o:lock v:ext="edit" aspectratio="t"/>
                  <v:textbox>
                    <w:txbxContent>
                      <w:p w14:paraId="20B8CB2D"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20" o:spid="_x0000_s1073"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" filled="f" stroked="f" strokeweight=".5pt">
                  <v:textbox>
                    <w:txbxContent>
                      <w:p w14:paraId="6C57407B" w14:textId="26270A94" w:rsidR="00356C48" w:rsidRPr="00483F2D" w:rsidRDefault="00356C48" w:rsidP="00356C48">
                        <w:pPr>
                          <w:spacing w:line="276" w:lineRule="auto"/>
                          <w:jc w:val="center"/>
                          <w:rPr>
                            <w:lang w:val="en-US"/>
                          </w:rPr>
                        </w:pPr>
                        <w:r>
                          <w:rPr>
                            <w:lang w:val="en-US"/>
                          </w:rPr>
                          <w:t>e</w:t>
                        </w:r>
                      </w:p>
                    </w:txbxContent>
                  </v:textbox>
                </v:shape>
              </v:group>
            </w:pict>
          </mc:Fallback>
        </mc:AlternateContent>
      </w:r>
      <w:r w:rsidR="00497BB9">
        <w:fldChar w:fldCharType="begin"/>
      </w:r>
      <w:r w:rsidR="00497BB9">
        <w:instrText xml:space="preserve"> INCLUDEPICTURE "https://i.gyazo.com/aff1c0e89c0541bfdbf7d9104ddd1505.png" \* MERGEFORMATINET </w:instrText>
      </w:r>
      <w:r w:rsidR="00497BB9">
        <w:fldChar w:fldCharType="separate"/>
      </w:r>
      <w:r w:rsidR="00497BB9">
        <w:rPr>
          <w:noProof/>
        </w:rPr>
        <w:drawing>
          <wp:inline distT="0" distB="0" distL="0" distR="0" wp14:anchorId="1017A26F" wp14:editId="51F4A68A">
            <wp:extent cx="5979160" cy="3811270"/>
            <wp:effectExtent l="88900" t="76200" r="91440" b="1130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9160" cy="381127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97BB9">
        <w:fldChar w:fldCharType="end"/>
      </w:r>
    </w:p>
    <w:p w14:paraId="572F1FCB" w14:textId="64A73092" w:rsidR="00A3614D" w:rsidRDefault="00470E88" w:rsidP="00F929CE">
      <w:pPr>
        <w:widowControl w:val="0"/>
        <w:spacing w:before="120" w:after="120" w:line="276" w:lineRule="auto"/>
        <w:jc w:val="both"/>
        <w:rPr>
          <w:rFonts w:ascii="Calibri" w:eastAsia="Calibri" w:hAnsi="Calibri" w:cs="Calibri"/>
          <w:lang w:val="en-US"/>
        </w:rPr>
      </w:pPr>
      <w:commentRangeStart w:id="150"/>
      <w:commentRangeStart w:id="151"/>
      <w:r>
        <w:rPr>
          <w:rFonts w:ascii="Calibri" w:eastAsia="Calibri" w:hAnsi="Calibri" w:cs="Calibri"/>
          <w:lang w:val="en-US"/>
        </w:rPr>
        <w:t xml:space="preserve">All proteins detected </w:t>
      </w:r>
      <w:commentRangeEnd w:id="150"/>
      <w:r w:rsidR="0035658C">
        <w:rPr>
          <w:rStyle w:val="CommentReference"/>
        </w:rPr>
        <w:commentReference w:id="150"/>
      </w:r>
      <w:commentRangeEnd w:id="151"/>
      <w:r w:rsidR="001F43F7">
        <w:rPr>
          <w:rStyle w:val="CommentReference"/>
        </w:rPr>
        <w:commentReference w:id="151"/>
      </w:r>
      <w:r>
        <w:rPr>
          <w:rFonts w:ascii="Calibri" w:eastAsia="Calibri" w:hAnsi="Calibri" w:cs="Calibri"/>
          <w:lang w:val="en-US"/>
        </w:rPr>
        <w:t xml:space="preserve">in the </w:t>
      </w:r>
      <w:r w:rsidR="00213303">
        <w:rPr>
          <w:rFonts w:ascii="Calibri" w:eastAsia="Calibri" w:hAnsi="Calibri" w:cs="Calibri"/>
          <w:lang w:val="en-US"/>
        </w:rPr>
        <w:t>sample</w:t>
      </w:r>
      <w:r w:rsidR="00213303">
        <w:rPr>
          <w:rFonts w:ascii="Calibri" w:eastAsia="Calibri" w:hAnsi="Calibri" w:cs="Calibri"/>
          <w:lang w:val="en-US"/>
        </w:rPr>
        <w:t xml:space="preserve"> </w:t>
      </w:r>
      <w:r>
        <w:rPr>
          <w:rFonts w:ascii="Calibri" w:eastAsia="Calibri" w:hAnsi="Calibri" w:cs="Calibri"/>
          <w:lang w:val="en-US"/>
        </w:rPr>
        <w:t>are presented in the “Proteins table” (a</w:t>
      </w:r>
      <w:r w:rsidR="005D080E">
        <w:rPr>
          <w:rFonts w:ascii="Calibri" w:eastAsia="Calibri" w:hAnsi="Calibri" w:cs="Calibri"/>
          <w:lang w:val="en-US"/>
        </w:rPr>
        <w:t>1</w:t>
      </w:r>
      <w:r>
        <w:rPr>
          <w:rFonts w:ascii="Calibri" w:eastAsia="Calibri" w:hAnsi="Calibri" w:cs="Calibri"/>
          <w:lang w:val="en-US"/>
        </w:rPr>
        <w:t xml:space="preserve">). Filtering the table and searching for the protein of interest </w:t>
      </w:r>
      <w:r w:rsidR="00356C48">
        <w:rPr>
          <w:rFonts w:ascii="Calibri" w:eastAsia="Calibri" w:hAnsi="Calibri" w:cs="Calibri"/>
          <w:lang w:val="en-US"/>
        </w:rPr>
        <w:t xml:space="preserve">can be done </w:t>
      </w:r>
      <w:r w:rsidR="00475A03">
        <w:rPr>
          <w:rFonts w:ascii="Calibri" w:eastAsia="Calibri" w:hAnsi="Calibri" w:cs="Calibri"/>
          <w:lang w:val="en-US"/>
        </w:rPr>
        <w:t>in</w:t>
      </w:r>
      <w:r w:rsidR="00356C48">
        <w:rPr>
          <w:rFonts w:ascii="Calibri" w:eastAsia="Calibri" w:hAnsi="Calibri" w:cs="Calibri"/>
          <w:lang w:val="en-US"/>
        </w:rPr>
        <w:t xml:space="preserve"> several ways:</w:t>
      </w:r>
    </w:p>
    <w:p w14:paraId="7D8C9E53" w14:textId="653D4E52" w:rsidR="005D080E" w:rsidRPr="00A3614D" w:rsidRDefault="007F2494" w:rsidP="00F929CE">
      <w:pPr>
        <w:pStyle w:val="ListParagraph"/>
        <w:widowControl w:val="0"/>
        <w:numPr>
          <w:ilvl w:val="0"/>
          <w:numId w:val="26"/>
        </w:numPr>
        <w:spacing w:before="120" w:after="120" w:line="276" w:lineRule="auto"/>
        <w:ind w:left="567"/>
        <w:jc w:val="both"/>
        <w:rPr>
          <w:rFonts w:ascii="Calibri" w:eastAsia="Calibri" w:hAnsi="Calibri" w:cs="Calibri"/>
          <w:lang w:val="en-US"/>
        </w:rPr>
      </w:pPr>
      <w:r>
        <w:rPr>
          <w:rFonts w:ascii="Calibri" w:eastAsia="Calibri" w:hAnsi="Calibri" w:cs="Calibri"/>
          <w:b/>
          <w:bCs/>
          <w:lang w:val="en-US"/>
        </w:rPr>
        <w:t>M</w:t>
      </w:r>
      <w:r w:rsidR="00470E88" w:rsidRPr="00A3614D">
        <w:rPr>
          <w:rFonts w:ascii="Calibri" w:eastAsia="Calibri" w:hAnsi="Calibri" w:cs="Calibri"/>
          <w:b/>
          <w:bCs/>
          <w:lang w:val="en-US"/>
        </w:rPr>
        <w:t xml:space="preserve">anual </w:t>
      </w:r>
      <w:r w:rsidR="005D080E" w:rsidRPr="00A3614D">
        <w:rPr>
          <w:rFonts w:ascii="Calibri" w:eastAsia="Calibri" w:hAnsi="Calibri" w:cs="Calibri"/>
          <w:b/>
          <w:bCs/>
          <w:lang w:val="en-US"/>
        </w:rPr>
        <w:t>search</w:t>
      </w:r>
      <w:r w:rsidR="005D080E" w:rsidRPr="00A3614D">
        <w:rPr>
          <w:rFonts w:ascii="Calibri" w:eastAsia="Calibri" w:hAnsi="Calibri" w:cs="Calibri"/>
          <w:lang w:val="en-US"/>
        </w:rPr>
        <w:t xml:space="preserve">: The table columns can be sorted </w:t>
      </w:r>
      <w:r>
        <w:rPr>
          <w:rFonts w:ascii="Calibri" w:eastAsia="Calibri" w:hAnsi="Calibri" w:cs="Calibri"/>
          <w:lang w:val="en-US"/>
        </w:rPr>
        <w:t>by</w:t>
      </w:r>
      <w:r w:rsidR="005D080E" w:rsidRPr="00A3614D">
        <w:rPr>
          <w:rFonts w:ascii="Calibri" w:eastAsia="Calibri" w:hAnsi="Calibri" w:cs="Calibri"/>
          <w:lang w:val="en-US"/>
        </w:rPr>
        <w:t xml:space="preserve"> the “</w:t>
      </w:r>
      <w:r w:rsidR="00A3614D" w:rsidRPr="00A3614D">
        <w:rPr>
          <w:rFonts w:ascii="Segoe UI" w:hAnsi="Segoe UI" w:cs="Segoe UI"/>
          <w:color w:val="232629"/>
          <w:sz w:val="23"/>
          <w:szCs w:val="23"/>
          <w:shd w:val="clear" w:color="auto" w:fill="FFFFFF"/>
        </w:rPr>
        <w:t>▲</w:t>
      </w:r>
      <w:r w:rsidR="005D080E" w:rsidRPr="00A3614D">
        <w:rPr>
          <w:rFonts w:ascii="Calibri" w:eastAsia="Calibri" w:hAnsi="Calibri" w:cs="Calibri"/>
          <w:lang w:val="en-US"/>
        </w:rPr>
        <w:t>” or “</w:t>
      </w:r>
      <w:r w:rsidR="00A3614D" w:rsidRPr="00A3614D">
        <w:rPr>
          <w:rFonts w:ascii="Segoe UI" w:hAnsi="Segoe UI" w:cs="Segoe UI"/>
          <w:color w:val="232629"/>
          <w:sz w:val="23"/>
          <w:szCs w:val="23"/>
          <w:shd w:val="clear" w:color="auto" w:fill="FFFFFF"/>
        </w:rPr>
        <w:t>▼</w:t>
      </w:r>
      <w:r w:rsidR="005D080E" w:rsidRPr="00A3614D">
        <w:rPr>
          <w:rFonts w:ascii="Calibri" w:eastAsia="Calibri" w:hAnsi="Calibri" w:cs="Calibri"/>
          <w:lang w:val="en-US"/>
        </w:rPr>
        <w:t>”</w:t>
      </w:r>
      <w:r w:rsidR="00A3614D">
        <w:rPr>
          <w:rFonts w:ascii="Calibri" w:eastAsia="Calibri" w:hAnsi="Calibri" w:cs="Calibri"/>
          <w:lang w:val="en-US"/>
        </w:rPr>
        <w:t xml:space="preserve"> sign in the header</w:t>
      </w:r>
      <w:r>
        <w:rPr>
          <w:rFonts w:ascii="Calibri" w:eastAsia="Calibri" w:hAnsi="Calibri" w:cs="Calibri"/>
          <w:lang w:val="en-US"/>
        </w:rPr>
        <w:t xml:space="preserve">. To navigate through all proteins, </w:t>
      </w:r>
      <w:r w:rsidR="00064EDC">
        <w:rPr>
          <w:rFonts w:ascii="Calibri" w:eastAsia="Calibri" w:hAnsi="Calibri" w:cs="Calibri"/>
          <w:lang w:val="en-US"/>
        </w:rPr>
        <w:t xml:space="preserve">switch between </w:t>
      </w:r>
      <w:r>
        <w:rPr>
          <w:rFonts w:ascii="Calibri" w:eastAsia="Calibri" w:hAnsi="Calibri" w:cs="Calibri"/>
          <w:lang w:val="en-US"/>
        </w:rPr>
        <w:t xml:space="preserve">the </w:t>
      </w:r>
      <w:r w:rsidR="00064EDC">
        <w:rPr>
          <w:rFonts w:ascii="Calibri" w:eastAsia="Calibri" w:hAnsi="Calibri" w:cs="Calibri"/>
          <w:lang w:val="en-US"/>
        </w:rPr>
        <w:t xml:space="preserve">different pages </w:t>
      </w:r>
      <w:r>
        <w:rPr>
          <w:rFonts w:ascii="Calibri" w:eastAsia="Calibri" w:hAnsi="Calibri" w:cs="Calibri"/>
          <w:lang w:val="en-US"/>
        </w:rPr>
        <w:t xml:space="preserve">of the table </w:t>
      </w:r>
      <w:r w:rsidR="00064EDC">
        <w:rPr>
          <w:rFonts w:ascii="Calibri" w:eastAsia="Calibri" w:hAnsi="Calibri" w:cs="Calibri"/>
          <w:lang w:val="en-US"/>
        </w:rPr>
        <w:t>using the buttons</w:t>
      </w:r>
      <w:r>
        <w:rPr>
          <w:rFonts w:ascii="Calibri" w:eastAsia="Calibri" w:hAnsi="Calibri" w:cs="Calibri"/>
          <w:lang w:val="en-US"/>
        </w:rPr>
        <w:t xml:space="preserve"> (</w:t>
      </w:r>
      <w:commentRangeStart w:id="152"/>
      <w:commentRangeStart w:id="153"/>
      <w:r>
        <w:rPr>
          <w:rFonts w:ascii="Calibri" w:eastAsia="Calibri" w:hAnsi="Calibri" w:cs="Calibri"/>
          <w:lang w:val="en-US"/>
        </w:rPr>
        <w:t>a2</w:t>
      </w:r>
      <w:commentRangeEnd w:id="152"/>
      <w:r w:rsidR="00094F64">
        <w:rPr>
          <w:rStyle w:val="CommentReference"/>
        </w:rPr>
        <w:commentReference w:id="152"/>
      </w:r>
      <w:commentRangeEnd w:id="153"/>
      <w:r w:rsidR="001F43F7">
        <w:rPr>
          <w:rStyle w:val="CommentReference"/>
        </w:rPr>
        <w:commentReference w:id="153"/>
      </w:r>
      <w:r>
        <w:rPr>
          <w:rFonts w:ascii="Calibri" w:eastAsia="Calibri" w:hAnsi="Calibri" w:cs="Calibri"/>
          <w:lang w:val="en-US"/>
        </w:rPr>
        <w:t>)</w:t>
      </w:r>
      <w:r w:rsidR="00064EDC">
        <w:rPr>
          <w:rFonts w:ascii="Calibri" w:eastAsia="Calibri" w:hAnsi="Calibri" w:cs="Calibri"/>
          <w:lang w:val="en-US"/>
        </w:rPr>
        <w:t>.</w:t>
      </w:r>
    </w:p>
    <w:p w14:paraId="4E9029FC" w14:textId="42E21278" w:rsidR="00356C48" w:rsidRDefault="007F2494" w:rsidP="00F929CE">
      <w:pPr>
        <w:pStyle w:val="ListParagraph"/>
        <w:widowControl w:val="0"/>
        <w:numPr>
          <w:ilvl w:val="0"/>
          <w:numId w:val="26"/>
        </w:numPr>
        <w:spacing w:before="120" w:after="120" w:line="276" w:lineRule="auto"/>
        <w:ind w:left="567"/>
        <w:jc w:val="both"/>
        <w:rPr>
          <w:rFonts w:ascii="Calibri" w:eastAsia="Calibri" w:hAnsi="Calibri" w:cs="Calibri"/>
          <w:lang w:val="en-US"/>
        </w:rPr>
      </w:pPr>
      <w:r>
        <w:rPr>
          <w:rFonts w:ascii="Calibri" w:eastAsia="Calibri" w:hAnsi="Calibri" w:cs="Calibri"/>
          <w:b/>
          <w:bCs/>
          <w:lang w:val="en-US"/>
        </w:rPr>
        <w:t>S</w:t>
      </w:r>
      <w:r w:rsidR="00064EDC" w:rsidRPr="00064EDC">
        <w:rPr>
          <w:rFonts w:ascii="Calibri" w:eastAsia="Calibri" w:hAnsi="Calibri" w:cs="Calibri"/>
          <w:b/>
          <w:bCs/>
          <w:lang w:val="en-US"/>
        </w:rPr>
        <w:t>earch by gene name</w:t>
      </w:r>
      <w:r w:rsidR="00064EDC">
        <w:rPr>
          <w:rFonts w:ascii="Calibri" w:eastAsia="Calibri" w:hAnsi="Calibri" w:cs="Calibri"/>
          <w:lang w:val="en-US"/>
        </w:rPr>
        <w:t xml:space="preserve">: </w:t>
      </w:r>
      <w:r w:rsidR="00356C48">
        <w:rPr>
          <w:rFonts w:ascii="Calibri" w:eastAsia="Calibri" w:hAnsi="Calibri" w:cs="Calibri"/>
          <w:lang w:val="en-US"/>
        </w:rPr>
        <w:t xml:space="preserve">Start typing the gene name of the protein of interest in the </w:t>
      </w:r>
      <w:r>
        <w:rPr>
          <w:rFonts w:ascii="Calibri" w:eastAsia="Calibri" w:hAnsi="Calibri" w:cs="Calibri"/>
          <w:lang w:val="en-US"/>
        </w:rPr>
        <w:t xml:space="preserve">field </w:t>
      </w:r>
      <w:r w:rsidR="00356C48">
        <w:rPr>
          <w:rFonts w:ascii="Calibri" w:eastAsia="Calibri" w:hAnsi="Calibri" w:cs="Calibri"/>
          <w:lang w:val="en-US"/>
        </w:rPr>
        <w:t xml:space="preserve">“Search </w:t>
      </w:r>
      <w:r w:rsidR="00064EDC">
        <w:rPr>
          <w:rFonts w:ascii="Calibri" w:eastAsia="Calibri" w:hAnsi="Calibri" w:cs="Calibri"/>
          <w:lang w:val="en-US"/>
        </w:rPr>
        <w:t>the</w:t>
      </w:r>
      <w:r w:rsidR="00356C48">
        <w:rPr>
          <w:rFonts w:ascii="Calibri" w:eastAsia="Calibri" w:hAnsi="Calibri" w:cs="Calibri"/>
          <w:lang w:val="en-US"/>
        </w:rPr>
        <w:t xml:space="preserve"> protein by </w:t>
      </w:r>
      <w:r w:rsidR="00064EDC">
        <w:rPr>
          <w:rFonts w:ascii="Calibri" w:eastAsia="Calibri" w:hAnsi="Calibri" w:cs="Calibri"/>
          <w:lang w:val="en-US"/>
        </w:rPr>
        <w:t>its</w:t>
      </w:r>
      <w:r w:rsidR="00356C48">
        <w:rPr>
          <w:rFonts w:ascii="Calibri" w:eastAsia="Calibri" w:hAnsi="Calibri" w:cs="Calibri"/>
          <w:lang w:val="en-US"/>
        </w:rPr>
        <w:t xml:space="preserve"> gene name:”</w:t>
      </w:r>
      <w:r w:rsidR="00064EDC">
        <w:rPr>
          <w:rFonts w:ascii="Calibri" w:eastAsia="Calibri" w:hAnsi="Calibri" w:cs="Calibri"/>
          <w:lang w:val="en-US"/>
        </w:rPr>
        <w:t xml:space="preserve"> (</w:t>
      </w:r>
      <w:commentRangeStart w:id="154"/>
      <w:r w:rsidR="00064EDC">
        <w:rPr>
          <w:rFonts w:ascii="Calibri" w:eastAsia="Calibri" w:hAnsi="Calibri" w:cs="Calibri"/>
          <w:lang w:val="en-US"/>
        </w:rPr>
        <w:t>b)</w:t>
      </w:r>
      <w:r w:rsidR="00356C48">
        <w:rPr>
          <w:rFonts w:ascii="Calibri" w:eastAsia="Calibri" w:hAnsi="Calibri" w:cs="Calibri"/>
          <w:lang w:val="en-US"/>
        </w:rPr>
        <w:t xml:space="preserve">. </w:t>
      </w:r>
      <w:commentRangeEnd w:id="154"/>
      <w:r w:rsidR="00094F64">
        <w:rPr>
          <w:rStyle w:val="CommentReference"/>
        </w:rPr>
        <w:commentReference w:id="154"/>
      </w:r>
      <w:r w:rsidR="00356C48">
        <w:rPr>
          <w:rFonts w:ascii="Calibri" w:eastAsia="Calibri" w:hAnsi="Calibri" w:cs="Calibri"/>
          <w:lang w:val="en-US"/>
        </w:rPr>
        <w:t xml:space="preserve">After entering </w:t>
      </w:r>
      <w:r w:rsidR="00475A03">
        <w:rPr>
          <w:rFonts w:ascii="Calibri" w:eastAsia="Calibri" w:hAnsi="Calibri" w:cs="Calibri"/>
          <w:lang w:val="en-US"/>
        </w:rPr>
        <w:t xml:space="preserve">the </w:t>
      </w:r>
      <w:r w:rsidR="00356C48">
        <w:rPr>
          <w:rFonts w:ascii="Calibri" w:eastAsia="Calibri" w:hAnsi="Calibri" w:cs="Calibri"/>
          <w:lang w:val="en-US"/>
        </w:rPr>
        <w:t xml:space="preserve">first three letters you will get a list of all available gene names of proteins to </w:t>
      </w:r>
      <w:r w:rsidR="00475A03">
        <w:rPr>
          <w:rFonts w:ascii="Calibri" w:eastAsia="Calibri" w:hAnsi="Calibri" w:cs="Calibri"/>
          <w:lang w:val="en-US"/>
        </w:rPr>
        <w:t>choose from</w:t>
      </w:r>
      <w:r w:rsidR="00356C48">
        <w:rPr>
          <w:rFonts w:ascii="Calibri" w:eastAsia="Calibri" w:hAnsi="Calibri" w:cs="Calibri"/>
          <w:lang w:val="en-US"/>
        </w:rPr>
        <w:t xml:space="preserve">. </w:t>
      </w:r>
      <w:r>
        <w:rPr>
          <w:rFonts w:ascii="Calibri" w:eastAsia="Calibri" w:hAnsi="Calibri" w:cs="Calibri"/>
          <w:lang w:val="en-US"/>
        </w:rPr>
        <w:t>Once</w:t>
      </w:r>
      <w:r w:rsidR="00064EDC">
        <w:rPr>
          <w:rFonts w:ascii="Calibri" w:eastAsia="Calibri" w:hAnsi="Calibri" w:cs="Calibri"/>
          <w:lang w:val="en-US"/>
        </w:rPr>
        <w:t xml:space="preserve"> you select a gene name, t</w:t>
      </w:r>
      <w:r w:rsidR="00356C48">
        <w:rPr>
          <w:rFonts w:ascii="Calibri" w:eastAsia="Calibri" w:hAnsi="Calibri" w:cs="Calibri"/>
          <w:lang w:val="en-US"/>
        </w:rPr>
        <w:t xml:space="preserve">he </w:t>
      </w:r>
      <w:r w:rsidR="0077342F">
        <w:rPr>
          <w:rFonts w:ascii="Calibri" w:eastAsia="Calibri" w:hAnsi="Calibri" w:cs="Calibri"/>
          <w:lang w:val="en-US"/>
        </w:rPr>
        <w:t xml:space="preserve">“Proteins table” </w:t>
      </w:r>
      <w:r w:rsidR="001601B1" w:rsidRPr="001601B1">
        <w:rPr>
          <w:rFonts w:ascii="Calibri" w:eastAsia="Calibri" w:hAnsi="Calibri" w:cs="Calibri"/>
          <w:lang w:val="en-US"/>
        </w:rPr>
        <w:t>will automatically filter based on that name.</w:t>
      </w:r>
      <w:r w:rsidR="00475A03">
        <w:rPr>
          <w:rFonts w:ascii="Calibri" w:eastAsia="Calibri" w:hAnsi="Calibri" w:cs="Calibri"/>
          <w:lang w:val="en-US"/>
        </w:rPr>
        <w:t xml:space="preserve"> </w:t>
      </w:r>
    </w:p>
    <w:p w14:paraId="7B3EBE89" w14:textId="04A3263C" w:rsidR="00356C48" w:rsidRPr="0015015A" w:rsidRDefault="001601B1" w:rsidP="00F929CE">
      <w:pPr>
        <w:pStyle w:val="ListParagraph"/>
        <w:widowControl w:val="0"/>
        <w:numPr>
          <w:ilvl w:val="0"/>
          <w:numId w:val="26"/>
        </w:numPr>
        <w:spacing w:before="120" w:after="120" w:line="276" w:lineRule="auto"/>
        <w:ind w:left="567"/>
        <w:jc w:val="both"/>
        <w:rPr>
          <w:rFonts w:ascii="Calibri" w:eastAsia="Calibri" w:hAnsi="Calibri" w:cs="Calibri"/>
          <w:lang w:val="en-US"/>
        </w:rPr>
      </w:pPr>
      <w:r>
        <w:rPr>
          <w:rFonts w:ascii="Calibri" w:eastAsia="Calibri" w:hAnsi="Calibri" w:cs="Calibri"/>
          <w:b/>
          <w:bCs/>
          <w:lang w:val="en-US"/>
        </w:rPr>
        <w:t>S</w:t>
      </w:r>
      <w:r w:rsidR="00064EDC" w:rsidRPr="00064EDC">
        <w:rPr>
          <w:rFonts w:ascii="Calibri" w:eastAsia="Calibri" w:hAnsi="Calibri" w:cs="Calibri"/>
          <w:b/>
          <w:bCs/>
          <w:lang w:val="en-US"/>
        </w:rPr>
        <w:t xml:space="preserve">earch using a </w:t>
      </w:r>
      <w:r>
        <w:rPr>
          <w:rFonts w:ascii="Calibri" w:eastAsia="Calibri" w:hAnsi="Calibri" w:cs="Calibri"/>
          <w:b/>
          <w:bCs/>
          <w:lang w:val="en-US"/>
        </w:rPr>
        <w:t xml:space="preserve">list of </w:t>
      </w:r>
      <w:r w:rsidR="00064EDC" w:rsidRPr="00064EDC">
        <w:rPr>
          <w:rFonts w:ascii="Calibri" w:eastAsia="Calibri" w:hAnsi="Calibri" w:cs="Calibri"/>
          <w:b/>
          <w:bCs/>
          <w:lang w:val="en-US"/>
        </w:rPr>
        <w:t xml:space="preserve">predefined </w:t>
      </w:r>
      <w:r w:rsidR="00064EDC">
        <w:rPr>
          <w:rFonts w:ascii="Calibri" w:eastAsia="Calibri" w:hAnsi="Calibri" w:cs="Calibri"/>
          <w:b/>
          <w:bCs/>
          <w:lang w:val="en-US"/>
        </w:rPr>
        <w:t>gene names</w:t>
      </w:r>
      <w:r w:rsidR="00064EDC">
        <w:rPr>
          <w:rFonts w:ascii="Calibri" w:eastAsia="Calibri" w:hAnsi="Calibri" w:cs="Calibri"/>
          <w:lang w:val="en-US"/>
        </w:rPr>
        <w:t xml:space="preserve">: </w:t>
      </w:r>
      <w:r w:rsidR="00940217">
        <w:rPr>
          <w:rFonts w:ascii="Calibri" w:eastAsia="Calibri" w:hAnsi="Calibri" w:cs="Calibri"/>
          <w:lang w:val="en-US"/>
        </w:rPr>
        <w:t xml:space="preserve">To filter the </w:t>
      </w:r>
      <w:r w:rsidR="0077342F">
        <w:rPr>
          <w:rFonts w:ascii="Calibri" w:eastAsia="Calibri" w:hAnsi="Calibri" w:cs="Calibri"/>
          <w:lang w:val="en-US"/>
        </w:rPr>
        <w:t>“P</w:t>
      </w:r>
      <w:r w:rsidR="00940217">
        <w:rPr>
          <w:rFonts w:ascii="Calibri" w:eastAsia="Calibri" w:hAnsi="Calibri" w:cs="Calibri"/>
          <w:lang w:val="en-US"/>
        </w:rPr>
        <w:t>rotein</w:t>
      </w:r>
      <w:r w:rsidR="0077342F">
        <w:rPr>
          <w:rFonts w:ascii="Calibri" w:eastAsia="Calibri" w:hAnsi="Calibri" w:cs="Calibri"/>
          <w:lang w:val="en-US"/>
        </w:rPr>
        <w:t>s</w:t>
      </w:r>
      <w:r w:rsidR="00940217">
        <w:rPr>
          <w:rFonts w:ascii="Calibri" w:eastAsia="Calibri" w:hAnsi="Calibri" w:cs="Calibri"/>
          <w:lang w:val="en-US"/>
        </w:rPr>
        <w:t xml:space="preserve"> table</w:t>
      </w:r>
      <w:r w:rsidR="0077342F">
        <w:rPr>
          <w:rFonts w:ascii="Calibri" w:eastAsia="Calibri" w:hAnsi="Calibri" w:cs="Calibri"/>
          <w:lang w:val="en-US"/>
        </w:rPr>
        <w:t>”</w:t>
      </w:r>
      <w:r w:rsidR="00940217">
        <w:rPr>
          <w:rFonts w:ascii="Calibri" w:eastAsia="Calibri" w:hAnsi="Calibri" w:cs="Calibri"/>
          <w:lang w:val="en-US"/>
        </w:rPr>
        <w:t xml:space="preserve"> based on </w:t>
      </w:r>
      <w:r>
        <w:rPr>
          <w:rFonts w:ascii="Calibri" w:eastAsia="Calibri" w:hAnsi="Calibri" w:cs="Calibri"/>
          <w:lang w:val="en-US"/>
        </w:rPr>
        <w:t>a</w:t>
      </w:r>
      <w:r w:rsidR="00940217">
        <w:rPr>
          <w:rFonts w:ascii="Calibri" w:eastAsia="Calibri" w:hAnsi="Calibri" w:cs="Calibri"/>
          <w:lang w:val="en-US"/>
        </w:rPr>
        <w:t xml:space="preserve"> list of proteins, l</w:t>
      </w:r>
      <w:r w:rsidR="00940217" w:rsidRPr="00822A56">
        <w:rPr>
          <w:rFonts w:ascii="Calibri" w:eastAsia="Calibri" w:hAnsi="Calibri" w:cs="Calibri"/>
        </w:rPr>
        <w:t xml:space="preserve">oad a list of </w:t>
      </w:r>
      <w:r w:rsidR="0077342F">
        <w:rPr>
          <w:rFonts w:ascii="Calibri" w:eastAsia="Calibri" w:hAnsi="Calibri" w:cs="Calibri"/>
          <w:lang w:val="en-US"/>
        </w:rPr>
        <w:t xml:space="preserve">gene names of </w:t>
      </w:r>
      <w:r w:rsidR="0077342F" w:rsidRPr="00822A56">
        <w:rPr>
          <w:rFonts w:ascii="Calibri" w:eastAsia="Calibri" w:hAnsi="Calibri" w:cs="Calibri"/>
        </w:rPr>
        <w:t xml:space="preserve">pre-selected </w:t>
      </w:r>
      <w:r w:rsidR="00940217" w:rsidRPr="00822A56">
        <w:rPr>
          <w:rFonts w:ascii="Calibri" w:eastAsia="Calibri" w:hAnsi="Calibri" w:cs="Calibri"/>
        </w:rPr>
        <w:t>proteins</w:t>
      </w:r>
      <w:r w:rsidR="00940217">
        <w:rPr>
          <w:rFonts w:ascii="Calibri" w:eastAsia="Calibri" w:hAnsi="Calibri" w:cs="Calibri"/>
          <w:lang w:val="en-US"/>
        </w:rPr>
        <w:t xml:space="preserve"> by </w:t>
      </w:r>
      <w:r w:rsidR="00475A03">
        <w:rPr>
          <w:rFonts w:ascii="Calibri" w:eastAsia="Calibri" w:hAnsi="Calibri" w:cs="Calibri"/>
          <w:lang w:val="en-US"/>
        </w:rPr>
        <w:t>pressing</w:t>
      </w:r>
      <w:r w:rsidR="00940217">
        <w:rPr>
          <w:rFonts w:ascii="Calibri" w:eastAsia="Calibri" w:hAnsi="Calibri" w:cs="Calibri"/>
          <w:lang w:val="en-US"/>
        </w:rPr>
        <w:t xml:space="preserve"> the “Choose file” button</w:t>
      </w:r>
      <w:r w:rsidR="00940217" w:rsidRPr="00822A56">
        <w:rPr>
          <w:rFonts w:ascii="Calibri" w:eastAsia="Calibri" w:hAnsi="Calibri" w:cs="Calibri"/>
        </w:rPr>
        <w:t xml:space="preserve">. </w:t>
      </w:r>
      <w:r w:rsidR="00475A03">
        <w:rPr>
          <w:rFonts w:ascii="Calibri" w:eastAsia="Calibri" w:hAnsi="Calibri" w:cs="Calibri"/>
          <w:lang w:val="en-US"/>
        </w:rPr>
        <w:t>In doing so,</w:t>
      </w:r>
      <w:r w:rsidR="00940217">
        <w:rPr>
          <w:rFonts w:ascii="Calibri" w:eastAsia="Calibri" w:hAnsi="Calibri" w:cs="Calibri"/>
          <w:lang w:val="en-US"/>
        </w:rPr>
        <w:t xml:space="preserve"> you </w:t>
      </w:r>
      <w:r w:rsidR="00940217" w:rsidRPr="00822A56">
        <w:rPr>
          <w:rFonts w:ascii="Calibri" w:eastAsia="Calibri" w:hAnsi="Calibri" w:cs="Calibri"/>
        </w:rPr>
        <w:t xml:space="preserve">can </w:t>
      </w:r>
      <w:r w:rsidR="00940217">
        <w:rPr>
          <w:rFonts w:ascii="Calibri" w:eastAsia="Calibri" w:hAnsi="Calibri" w:cs="Calibri"/>
          <w:lang w:val="en-US"/>
        </w:rPr>
        <w:t>load</w:t>
      </w:r>
      <w:r w:rsidR="00940217" w:rsidRPr="00822A56">
        <w:rPr>
          <w:rFonts w:ascii="Calibri" w:eastAsia="Calibri" w:hAnsi="Calibri" w:cs="Calibri"/>
        </w:rPr>
        <w:t xml:space="preserve"> a .txt file containing </w:t>
      </w:r>
      <w:r>
        <w:rPr>
          <w:rFonts w:ascii="Calibri" w:eastAsia="Calibri" w:hAnsi="Calibri" w:cs="Calibri"/>
          <w:lang w:val="en-US"/>
        </w:rPr>
        <w:t>the</w:t>
      </w:r>
      <w:r w:rsidR="00940217">
        <w:rPr>
          <w:rFonts w:ascii="Calibri" w:eastAsia="Calibri" w:hAnsi="Calibri" w:cs="Calibri"/>
          <w:lang w:val="en-US"/>
        </w:rPr>
        <w:t xml:space="preserve"> list of </w:t>
      </w:r>
      <w:r w:rsidR="00940217" w:rsidRPr="00822A56">
        <w:rPr>
          <w:rFonts w:ascii="Calibri" w:eastAsia="Calibri" w:hAnsi="Calibri" w:cs="Calibri"/>
        </w:rPr>
        <w:t xml:space="preserve">gene names </w:t>
      </w:r>
      <w:r w:rsidR="00940217">
        <w:rPr>
          <w:rFonts w:ascii="Calibri" w:eastAsia="Calibri" w:hAnsi="Calibri" w:cs="Calibri"/>
        </w:rPr>
        <w:t>one identifier</w:t>
      </w:r>
      <w:r w:rsidR="00940217" w:rsidRPr="00822A56">
        <w:rPr>
          <w:rFonts w:ascii="Calibri" w:eastAsia="Calibri" w:hAnsi="Calibri" w:cs="Calibri"/>
        </w:rPr>
        <w:t xml:space="preserve"> per line</w:t>
      </w:r>
      <w:r w:rsidR="0077342F">
        <w:rPr>
          <w:rFonts w:ascii="Calibri" w:eastAsia="Calibri" w:hAnsi="Calibri" w:cs="Calibri"/>
          <w:lang w:val="en-US"/>
        </w:rPr>
        <w:t xml:space="preserve"> as shown </w:t>
      </w:r>
      <w:r>
        <w:rPr>
          <w:rFonts w:ascii="Calibri" w:eastAsia="Calibri" w:hAnsi="Calibri" w:cs="Calibri"/>
          <w:lang w:val="en-US"/>
        </w:rPr>
        <w:t>i</w:t>
      </w:r>
      <w:r w:rsidR="0077342F">
        <w:rPr>
          <w:rFonts w:ascii="Calibri" w:eastAsia="Calibri" w:hAnsi="Calibri" w:cs="Calibri"/>
          <w:lang w:val="en-US"/>
        </w:rPr>
        <w:t>n the image</w:t>
      </w:r>
      <w:r w:rsidR="00940217" w:rsidRPr="00822A56">
        <w:rPr>
          <w:rFonts w:ascii="Calibri" w:eastAsia="Calibri" w:hAnsi="Calibri" w:cs="Calibri"/>
        </w:rPr>
        <w:t xml:space="preserve">. </w:t>
      </w:r>
    </w:p>
    <w:p w14:paraId="4E6826FF" w14:textId="3B3C27A0" w:rsidR="0015015A" w:rsidRPr="00F929CE" w:rsidRDefault="0015015A" w:rsidP="00F929CE">
      <w:pPr>
        <w:ind w:left="360"/>
        <w:jc w:val="center"/>
      </w:pPr>
      <w:r>
        <w:lastRenderedPageBreak/>
        <w:fldChar w:fldCharType="begin"/>
      </w:r>
      <w:r>
        <w:instrText xml:space="preserve"> INCLUDEPICTURE "https://i.gyazo.com/8f21d9a08fd3409bcefd8565d3f36912.png" \* MERGEFORMATINET </w:instrText>
      </w:r>
      <w:r>
        <w:fldChar w:fldCharType="separate"/>
      </w:r>
      <w:r>
        <w:rPr>
          <w:noProof/>
        </w:rPr>
        <w:drawing>
          <wp:inline distT="0" distB="0" distL="0" distR="0" wp14:anchorId="7B209F85" wp14:editId="31A5E6AF">
            <wp:extent cx="2496710" cy="1209908"/>
            <wp:effectExtent l="0" t="0" r="571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1662" cy="1231692"/>
                    </a:xfrm>
                    <a:prstGeom prst="rect">
                      <a:avLst/>
                    </a:prstGeom>
                    <a:noFill/>
                    <a:ln>
                      <a:noFill/>
                    </a:ln>
                  </pic:spPr>
                </pic:pic>
              </a:graphicData>
            </a:graphic>
          </wp:inline>
        </w:drawing>
      </w:r>
      <w:r>
        <w:fldChar w:fldCharType="end"/>
      </w:r>
    </w:p>
    <w:p w14:paraId="593EA372" w14:textId="1D9D80BE" w:rsidR="00940217" w:rsidRPr="0077342F" w:rsidRDefault="001601B1" w:rsidP="00F929CE">
      <w:pPr>
        <w:widowControl w:val="0"/>
        <w:spacing w:before="240" w:after="240" w:line="276" w:lineRule="auto"/>
        <w:jc w:val="both"/>
        <w:rPr>
          <w:rFonts w:ascii="Calibri" w:eastAsia="Calibri" w:hAnsi="Calibri" w:cs="Calibri"/>
          <w:lang w:val="en-US"/>
        </w:rPr>
      </w:pPr>
      <w:r w:rsidRPr="001601B1">
        <w:rPr>
          <w:rFonts w:ascii="Calibri" w:eastAsia="Calibri" w:hAnsi="Calibri" w:cs="Calibri"/>
          <w:lang w:val="en-US"/>
        </w:rPr>
        <w:t xml:space="preserve">In all the </w:t>
      </w:r>
      <w:r>
        <w:rPr>
          <w:rFonts w:ascii="Calibri" w:eastAsia="Calibri" w:hAnsi="Calibri" w:cs="Calibri"/>
          <w:lang w:val="en-US"/>
        </w:rPr>
        <w:t>ways</w:t>
      </w:r>
      <w:r w:rsidRPr="001601B1">
        <w:rPr>
          <w:rFonts w:ascii="Calibri" w:eastAsia="Calibri" w:hAnsi="Calibri" w:cs="Calibri"/>
          <w:lang w:val="en-US"/>
        </w:rPr>
        <w:t xml:space="preserve"> described above</w:t>
      </w:r>
      <w:r>
        <w:rPr>
          <w:rFonts w:ascii="Calibri" w:eastAsia="Calibri" w:hAnsi="Calibri" w:cs="Calibri"/>
          <w:lang w:val="en-US"/>
        </w:rPr>
        <w:t xml:space="preserve">, </w:t>
      </w:r>
      <w:r w:rsidR="0077342F">
        <w:rPr>
          <w:rFonts w:ascii="Calibri" w:eastAsia="Calibri" w:hAnsi="Calibri" w:cs="Calibri"/>
          <w:lang w:val="en-US"/>
        </w:rPr>
        <w:t>to</w:t>
      </w:r>
      <w:r w:rsidR="00940217" w:rsidRPr="0077342F">
        <w:rPr>
          <w:rFonts w:ascii="Calibri" w:eastAsia="Calibri" w:hAnsi="Calibri" w:cs="Calibri"/>
          <w:lang w:val="en-US"/>
        </w:rPr>
        <w:t xml:space="preserve"> </w:t>
      </w:r>
      <w:r w:rsidR="0077342F">
        <w:rPr>
          <w:rFonts w:ascii="Calibri" w:eastAsia="Calibri" w:hAnsi="Calibri" w:cs="Calibri"/>
          <w:lang w:val="en-US"/>
        </w:rPr>
        <w:t xml:space="preserve">undo any filtering </w:t>
      </w:r>
      <w:r w:rsidR="00475A03" w:rsidRPr="0077342F">
        <w:rPr>
          <w:rFonts w:ascii="Calibri" w:eastAsia="Calibri" w:hAnsi="Calibri" w:cs="Calibri"/>
          <w:lang w:val="en-US"/>
        </w:rPr>
        <w:t>press the</w:t>
      </w:r>
      <w:r w:rsidR="00940217" w:rsidRPr="0077342F">
        <w:rPr>
          <w:rFonts w:ascii="Calibri" w:eastAsia="Calibri" w:hAnsi="Calibri" w:cs="Calibri"/>
          <w:lang w:val="en-US"/>
        </w:rPr>
        <w:t xml:space="preserve"> “Undo” button</w:t>
      </w:r>
      <w:r w:rsidR="00162383">
        <w:rPr>
          <w:rFonts w:ascii="Calibri" w:eastAsia="Calibri" w:hAnsi="Calibri" w:cs="Calibri"/>
          <w:lang w:val="en-US"/>
        </w:rPr>
        <w:t xml:space="preserve"> (d)</w:t>
      </w:r>
      <w:r w:rsidR="00940217" w:rsidRPr="0077342F">
        <w:rPr>
          <w:rFonts w:ascii="Calibri" w:eastAsia="Calibri" w:hAnsi="Calibri" w:cs="Calibri"/>
          <w:lang w:val="en-US"/>
        </w:rPr>
        <w:t>.</w:t>
      </w:r>
      <w:r w:rsidR="00162383">
        <w:rPr>
          <w:rFonts w:ascii="Calibri" w:eastAsia="Calibri" w:hAnsi="Calibri" w:cs="Calibri"/>
          <w:lang w:val="en-US"/>
        </w:rPr>
        <w:t xml:space="preserve"> In this case the </w:t>
      </w:r>
      <w:r>
        <w:rPr>
          <w:rFonts w:ascii="Calibri" w:eastAsia="Calibri" w:hAnsi="Calibri" w:cs="Calibri"/>
          <w:lang w:val="en-US"/>
        </w:rPr>
        <w:t xml:space="preserve">table </w:t>
      </w:r>
      <w:r w:rsidR="00162383">
        <w:rPr>
          <w:rFonts w:ascii="Calibri" w:eastAsia="Calibri" w:hAnsi="Calibri" w:cs="Calibri"/>
          <w:lang w:val="en-US"/>
        </w:rPr>
        <w:t xml:space="preserve">content will be returned to the </w:t>
      </w:r>
      <w:r w:rsidR="00162383" w:rsidRPr="0077342F">
        <w:rPr>
          <w:rFonts w:ascii="Calibri" w:eastAsia="Calibri" w:hAnsi="Calibri" w:cs="Calibri"/>
          <w:lang w:val="en-US"/>
        </w:rPr>
        <w:t>original protein</w:t>
      </w:r>
      <w:r w:rsidR="00162383">
        <w:rPr>
          <w:rFonts w:ascii="Calibri" w:eastAsia="Calibri" w:hAnsi="Calibri" w:cs="Calibri"/>
          <w:lang w:val="en-US"/>
        </w:rPr>
        <w:t>s</w:t>
      </w:r>
      <w:r w:rsidR="00162383" w:rsidRPr="0077342F">
        <w:rPr>
          <w:rFonts w:ascii="Calibri" w:eastAsia="Calibri" w:hAnsi="Calibri" w:cs="Calibri"/>
          <w:lang w:val="en-US"/>
        </w:rPr>
        <w:t xml:space="preserve"> </w:t>
      </w:r>
      <w:r w:rsidR="00162383">
        <w:rPr>
          <w:rFonts w:ascii="Calibri" w:eastAsia="Calibri" w:hAnsi="Calibri" w:cs="Calibri"/>
          <w:lang w:val="en-US"/>
        </w:rPr>
        <w:t>table after data loading.</w:t>
      </w:r>
    </w:p>
    <w:p w14:paraId="10416453" w14:textId="7FE5222C" w:rsidR="00F929CE" w:rsidRDefault="00162383" w:rsidP="00F929CE">
      <w:pPr>
        <w:widowControl w:val="0"/>
        <w:spacing w:before="240" w:after="240" w:line="276" w:lineRule="auto"/>
        <w:jc w:val="both"/>
        <w:rPr>
          <w:rFonts w:ascii="Calibri" w:eastAsia="Calibri" w:hAnsi="Calibri" w:cs="Calibri"/>
          <w:lang w:val="en-US"/>
        </w:rPr>
      </w:pPr>
      <w:r>
        <w:rPr>
          <w:rFonts w:ascii="Calibri" w:eastAsia="Calibri" w:hAnsi="Calibri" w:cs="Calibri"/>
          <w:lang w:val="en-US"/>
        </w:rPr>
        <w:t xml:space="preserve">After finding </w:t>
      </w:r>
      <w:r w:rsidR="009F17EA">
        <w:rPr>
          <w:rFonts w:ascii="Calibri" w:eastAsia="Calibri" w:hAnsi="Calibri" w:cs="Calibri"/>
          <w:lang w:val="en-US"/>
        </w:rPr>
        <w:t>an</w:t>
      </w:r>
      <w:r>
        <w:rPr>
          <w:rFonts w:ascii="Calibri" w:eastAsia="Calibri" w:hAnsi="Calibri" w:cs="Calibri"/>
          <w:lang w:val="en-US"/>
        </w:rPr>
        <w:t xml:space="preserve"> interesting protein candidate</w:t>
      </w:r>
      <w:r w:rsidR="009F17EA">
        <w:rPr>
          <w:rFonts w:ascii="Calibri" w:eastAsia="Calibri" w:hAnsi="Calibri" w:cs="Calibri"/>
          <w:lang w:val="en-US"/>
        </w:rPr>
        <w:t>,</w:t>
      </w:r>
      <w:r w:rsidR="00470E88">
        <w:rPr>
          <w:rFonts w:ascii="Calibri" w:eastAsia="Calibri" w:hAnsi="Calibri" w:cs="Calibri"/>
          <w:lang w:val="en-US"/>
        </w:rPr>
        <w:t xml:space="preserve"> </w:t>
      </w:r>
      <w:r>
        <w:rPr>
          <w:rFonts w:ascii="Calibri" w:eastAsia="Calibri" w:hAnsi="Calibri" w:cs="Calibri"/>
          <w:lang w:val="en-US"/>
        </w:rPr>
        <w:t xml:space="preserve">click on it in the “Proteins table” </w:t>
      </w:r>
      <w:r w:rsidR="00470E88">
        <w:rPr>
          <w:rFonts w:ascii="Calibri" w:eastAsia="Calibri" w:hAnsi="Calibri" w:cs="Calibri"/>
          <w:lang w:val="en-US"/>
        </w:rPr>
        <w:t>(highlighted in blue)</w:t>
      </w:r>
      <w:r>
        <w:rPr>
          <w:rFonts w:ascii="Calibri" w:eastAsia="Calibri" w:hAnsi="Calibri" w:cs="Calibri"/>
          <w:lang w:val="en-US"/>
        </w:rPr>
        <w:t xml:space="preserve"> to select it</w:t>
      </w:r>
      <w:r w:rsidR="00470E88">
        <w:rPr>
          <w:rFonts w:ascii="Calibri" w:eastAsia="Calibri" w:hAnsi="Calibri" w:cs="Calibri"/>
        </w:rPr>
        <w:t>.</w:t>
      </w:r>
      <w:r>
        <w:rPr>
          <w:rFonts w:ascii="Calibri" w:eastAsia="Calibri" w:hAnsi="Calibri" w:cs="Calibri"/>
          <w:lang w:val="en-US"/>
        </w:rPr>
        <w:t xml:space="preserve"> A</w:t>
      </w:r>
      <w:r w:rsidRPr="00162383">
        <w:rPr>
          <w:rFonts w:ascii="Calibri" w:eastAsia="Calibri" w:hAnsi="Calibri" w:cs="Calibri"/>
          <w:lang w:val="en-US"/>
        </w:rPr>
        <w:t>s a result</w:t>
      </w:r>
      <w:r>
        <w:rPr>
          <w:rFonts w:ascii="Calibri" w:eastAsia="Calibri" w:hAnsi="Calibri" w:cs="Calibri"/>
          <w:lang w:val="en-US"/>
        </w:rPr>
        <w:t>,</w:t>
      </w:r>
      <w:r w:rsidR="008C4638" w:rsidRPr="00162383">
        <w:rPr>
          <w:rFonts w:ascii="Calibri" w:eastAsia="Calibri" w:hAnsi="Calibri" w:cs="Calibri"/>
          <w:lang w:val="en-US"/>
        </w:rPr>
        <w:t xml:space="preserve"> </w:t>
      </w:r>
      <w:r w:rsidRPr="00162383">
        <w:rPr>
          <w:rFonts w:ascii="Calibri" w:eastAsia="Calibri" w:hAnsi="Calibri" w:cs="Calibri"/>
          <w:lang w:val="en-US"/>
        </w:rPr>
        <w:t xml:space="preserve">all identified peptides of this protein will appear in the previously empty </w:t>
      </w:r>
      <w:r>
        <w:rPr>
          <w:rFonts w:ascii="Calibri" w:eastAsia="Calibri" w:hAnsi="Calibri" w:cs="Calibri"/>
          <w:lang w:val="en-US"/>
        </w:rPr>
        <w:t>“P</w:t>
      </w:r>
      <w:r w:rsidRPr="00162383">
        <w:rPr>
          <w:rFonts w:ascii="Calibri" w:eastAsia="Calibri" w:hAnsi="Calibri" w:cs="Calibri"/>
          <w:lang w:val="en-US"/>
        </w:rPr>
        <w:t>eptide</w:t>
      </w:r>
      <w:r>
        <w:rPr>
          <w:rFonts w:ascii="Calibri" w:eastAsia="Calibri" w:hAnsi="Calibri" w:cs="Calibri"/>
          <w:lang w:val="en-US"/>
        </w:rPr>
        <w:t>s</w:t>
      </w:r>
      <w:r w:rsidRPr="00162383">
        <w:rPr>
          <w:rFonts w:ascii="Calibri" w:eastAsia="Calibri" w:hAnsi="Calibri" w:cs="Calibri"/>
          <w:lang w:val="en-US"/>
        </w:rPr>
        <w:t xml:space="preserve"> table</w:t>
      </w:r>
      <w:r>
        <w:rPr>
          <w:rFonts w:ascii="Calibri" w:eastAsia="Calibri" w:hAnsi="Calibri" w:cs="Calibri"/>
          <w:lang w:val="en-US"/>
        </w:rPr>
        <w:t>” (e)</w:t>
      </w:r>
      <w:r w:rsidR="008C4638" w:rsidRPr="00162383">
        <w:rPr>
          <w:rFonts w:ascii="Calibri" w:eastAsia="Calibri" w:hAnsi="Calibri" w:cs="Calibri"/>
          <w:lang w:val="en-US"/>
        </w:rPr>
        <w:t xml:space="preserve">.  </w:t>
      </w:r>
      <w:r w:rsidR="009F17EA">
        <w:rPr>
          <w:rFonts w:ascii="Calibri" w:eastAsia="Calibri" w:hAnsi="Calibri" w:cs="Calibri"/>
          <w:lang w:val="en-US"/>
        </w:rPr>
        <w:t>In addition,</w:t>
      </w:r>
      <w:r w:rsidR="00814FBB">
        <w:rPr>
          <w:rFonts w:ascii="Calibri" w:eastAsia="Calibri" w:hAnsi="Calibri" w:cs="Calibri"/>
          <w:lang w:val="en-US"/>
        </w:rPr>
        <w:t xml:space="preserve"> </w:t>
      </w:r>
      <w:r w:rsidR="00842434">
        <w:rPr>
          <w:rFonts w:ascii="Calibri" w:eastAsia="Calibri" w:hAnsi="Calibri" w:cs="Calibri"/>
          <w:lang w:val="en-US"/>
        </w:rPr>
        <w:t>a</w:t>
      </w:r>
      <w:r w:rsidR="00076F60">
        <w:rPr>
          <w:rFonts w:ascii="Calibri" w:eastAsia="Calibri" w:hAnsi="Calibri" w:cs="Calibri"/>
          <w:lang w:val="en-US"/>
        </w:rPr>
        <w:t xml:space="preserve"> </w:t>
      </w:r>
      <w:commentRangeStart w:id="155"/>
      <w:commentRangeStart w:id="156"/>
      <w:r w:rsidR="008C4638" w:rsidRPr="00076F60">
        <w:rPr>
          <w:rFonts w:ascii="Calibri" w:eastAsia="Calibri" w:hAnsi="Calibri" w:cs="Calibri"/>
          <w:lang w:val="en-US"/>
        </w:rPr>
        <w:t xml:space="preserve">protein coverage </w:t>
      </w:r>
      <w:commentRangeEnd w:id="155"/>
      <w:r w:rsidR="00B827CD">
        <w:rPr>
          <w:rStyle w:val="CommentReference"/>
        </w:rPr>
        <w:commentReference w:id="155"/>
      </w:r>
      <w:commentRangeEnd w:id="156"/>
      <w:r w:rsidR="001F43F7">
        <w:rPr>
          <w:rStyle w:val="CommentReference"/>
        </w:rPr>
        <w:commentReference w:id="156"/>
      </w:r>
      <w:r w:rsidR="008C4638" w:rsidRPr="00076F60">
        <w:rPr>
          <w:rFonts w:ascii="Calibri" w:eastAsia="Calibri" w:hAnsi="Calibri" w:cs="Calibri"/>
          <w:lang w:val="en-US"/>
        </w:rPr>
        <w:t>diagram</w:t>
      </w:r>
      <w:r w:rsidR="00814FBB">
        <w:rPr>
          <w:rFonts w:ascii="Calibri" w:eastAsia="Calibri" w:hAnsi="Calibri" w:cs="Calibri"/>
          <w:lang w:val="en-US"/>
        </w:rPr>
        <w:t xml:space="preserve"> (f)</w:t>
      </w:r>
      <w:r w:rsidR="008C4638" w:rsidRPr="00076F60">
        <w:rPr>
          <w:rFonts w:ascii="Calibri" w:eastAsia="Calibri" w:hAnsi="Calibri" w:cs="Calibri"/>
          <w:lang w:val="en-US"/>
        </w:rPr>
        <w:t xml:space="preserve"> </w:t>
      </w:r>
      <w:r w:rsidR="00814FBB">
        <w:rPr>
          <w:rFonts w:ascii="Calibri" w:eastAsia="Calibri" w:hAnsi="Calibri" w:cs="Calibri"/>
          <w:lang w:val="en-US"/>
        </w:rPr>
        <w:t xml:space="preserve">will </w:t>
      </w:r>
      <w:r w:rsidR="009F17EA">
        <w:rPr>
          <w:rFonts w:ascii="Calibri" w:eastAsia="Calibri" w:hAnsi="Calibri" w:cs="Calibri"/>
          <w:lang w:val="en-US"/>
        </w:rPr>
        <w:t>be displayed</w:t>
      </w:r>
      <w:r w:rsidR="00814FBB">
        <w:rPr>
          <w:rFonts w:ascii="Calibri" w:eastAsia="Calibri" w:hAnsi="Calibri" w:cs="Calibri"/>
          <w:lang w:val="en-US"/>
        </w:rPr>
        <w:t xml:space="preserve"> below the “Peptides table”</w:t>
      </w:r>
      <w:r w:rsidR="009F17EA">
        <w:rPr>
          <w:rFonts w:ascii="Calibri" w:eastAsia="Calibri" w:hAnsi="Calibri" w:cs="Calibri"/>
          <w:lang w:val="en-US"/>
        </w:rPr>
        <w:t xml:space="preserve"> showing the</w:t>
      </w:r>
      <w:r w:rsidR="00814FBB">
        <w:rPr>
          <w:rFonts w:ascii="Calibri" w:eastAsia="Calibri" w:hAnsi="Calibri" w:cs="Calibri"/>
          <w:lang w:val="en-US"/>
        </w:rPr>
        <w:t xml:space="preserve"> </w:t>
      </w:r>
      <w:r w:rsidR="00842434" w:rsidRPr="00842434">
        <w:rPr>
          <w:rFonts w:ascii="Calibri" w:eastAsia="Calibri" w:hAnsi="Calibri" w:cs="Calibri"/>
          <w:lang w:val="en-US"/>
        </w:rPr>
        <w:t xml:space="preserve">position of the peptides on the protein sequence and the percentage of </w:t>
      </w:r>
      <w:r w:rsidR="00814FBB">
        <w:rPr>
          <w:rFonts w:ascii="Calibri" w:eastAsia="Calibri" w:hAnsi="Calibri" w:cs="Calibri"/>
          <w:lang w:val="en-US"/>
        </w:rPr>
        <w:t xml:space="preserve">its </w:t>
      </w:r>
      <w:r w:rsidR="00842434" w:rsidRPr="00842434">
        <w:rPr>
          <w:rFonts w:ascii="Calibri" w:eastAsia="Calibri" w:hAnsi="Calibri" w:cs="Calibri"/>
          <w:lang w:val="en-US"/>
        </w:rPr>
        <w:t>amino acid coverage</w:t>
      </w:r>
      <w:r w:rsidR="00076F60" w:rsidRPr="00076F60">
        <w:rPr>
          <w:rFonts w:ascii="Calibri" w:eastAsia="Calibri" w:hAnsi="Calibri" w:cs="Calibri"/>
          <w:lang w:val="en-US"/>
        </w:rPr>
        <w:t>.</w:t>
      </w:r>
      <w:r w:rsidR="00076F60">
        <w:rPr>
          <w:rFonts w:ascii="Calibri" w:eastAsia="Calibri" w:hAnsi="Calibri" w:cs="Calibri"/>
          <w:lang w:val="en-US"/>
        </w:rPr>
        <w:t xml:space="preserve"> </w:t>
      </w:r>
      <w:r w:rsidR="00814FBB">
        <w:rPr>
          <w:rFonts w:ascii="Calibri" w:eastAsia="Calibri" w:hAnsi="Calibri" w:cs="Calibri"/>
          <w:lang w:val="en-US"/>
        </w:rPr>
        <w:t xml:space="preserve">If </w:t>
      </w:r>
      <w:r w:rsidR="009F17EA">
        <w:rPr>
          <w:rFonts w:ascii="Calibri" w:eastAsia="Calibri" w:hAnsi="Calibri" w:cs="Calibri"/>
          <w:lang w:val="en-US"/>
        </w:rPr>
        <w:t>a</w:t>
      </w:r>
      <w:r w:rsidR="00814FBB">
        <w:rPr>
          <w:rFonts w:ascii="Calibri" w:eastAsia="Calibri" w:hAnsi="Calibri" w:cs="Calibri"/>
          <w:lang w:val="en-US"/>
        </w:rPr>
        <w:t xml:space="preserve"> protein in the “Proteins table” is </w:t>
      </w:r>
      <w:r w:rsidR="009F17EA">
        <w:rPr>
          <w:rFonts w:ascii="Calibri" w:eastAsia="Calibri" w:hAnsi="Calibri" w:cs="Calibri"/>
          <w:lang w:val="en-US"/>
        </w:rPr>
        <w:t xml:space="preserve">not </w:t>
      </w:r>
      <w:r w:rsidR="00814FBB">
        <w:rPr>
          <w:rFonts w:ascii="Calibri" w:eastAsia="Calibri" w:hAnsi="Calibri" w:cs="Calibri"/>
          <w:lang w:val="en-US"/>
        </w:rPr>
        <w:t>selected (</w:t>
      </w:r>
      <w:r w:rsidR="009F17EA">
        <w:rPr>
          <w:rFonts w:ascii="Calibri" w:eastAsia="Calibri" w:hAnsi="Calibri" w:cs="Calibri"/>
          <w:lang w:val="en-US"/>
        </w:rPr>
        <w:t xml:space="preserve">by </w:t>
      </w:r>
      <w:r w:rsidR="00814FBB">
        <w:rPr>
          <w:rFonts w:ascii="Calibri" w:eastAsia="Calibri" w:hAnsi="Calibri" w:cs="Calibri"/>
          <w:lang w:val="en-US"/>
        </w:rPr>
        <w:t>pressing the “Undo” button</w:t>
      </w:r>
      <w:r w:rsidR="009F17EA">
        <w:rPr>
          <w:rFonts w:ascii="Calibri" w:eastAsia="Calibri" w:hAnsi="Calibri" w:cs="Calibri"/>
          <w:lang w:val="en-US"/>
        </w:rPr>
        <w:t xml:space="preserve"> </w:t>
      </w:r>
      <w:r w:rsidR="00814FBB">
        <w:rPr>
          <w:rFonts w:ascii="Calibri" w:eastAsia="Calibri" w:hAnsi="Calibri" w:cs="Calibri"/>
          <w:lang w:val="en-US"/>
        </w:rPr>
        <w:t>(b))</w:t>
      </w:r>
      <w:r w:rsidR="00F929CE">
        <w:rPr>
          <w:rFonts w:ascii="Calibri" w:eastAsia="Calibri" w:hAnsi="Calibri" w:cs="Calibri"/>
          <w:lang w:val="en-US"/>
        </w:rPr>
        <w:t xml:space="preserve"> the “Peptides table” and the protein coverage diagram will be cleared.</w:t>
      </w:r>
    </w:p>
    <w:p w14:paraId="7B309AEE" w14:textId="7F2E77DD" w:rsidR="00356C48" w:rsidRDefault="00076F60" w:rsidP="00F929CE">
      <w:pPr>
        <w:spacing w:before="240" w:after="240" w:line="276" w:lineRule="auto"/>
        <w:jc w:val="both"/>
        <w:rPr>
          <w:rFonts w:ascii="Calibri" w:eastAsia="Calibri" w:hAnsi="Calibri" w:cs="Calibri"/>
          <w:lang w:val="en-US"/>
        </w:rPr>
      </w:pPr>
      <w:r>
        <w:rPr>
          <w:rFonts w:ascii="Calibri" w:eastAsia="Calibri" w:hAnsi="Calibri" w:cs="Calibri"/>
          <w:lang w:val="en-US"/>
        </w:rPr>
        <w:t xml:space="preserve">To assess the quality of </w:t>
      </w:r>
      <w:r w:rsidR="009F17EA">
        <w:rPr>
          <w:rFonts w:ascii="Calibri" w:eastAsia="Calibri" w:hAnsi="Calibri" w:cs="Calibri"/>
          <w:lang w:val="en-US"/>
        </w:rPr>
        <w:t xml:space="preserve">the </w:t>
      </w:r>
      <w:r>
        <w:rPr>
          <w:rFonts w:ascii="Calibri" w:eastAsia="Calibri" w:hAnsi="Calibri" w:cs="Calibri"/>
          <w:lang w:val="en-US"/>
        </w:rPr>
        <w:t>raw data for each peptide separately</w:t>
      </w:r>
      <w:r w:rsidR="009F17EA">
        <w:rPr>
          <w:rFonts w:ascii="Calibri" w:eastAsia="Calibri" w:hAnsi="Calibri" w:cs="Calibri"/>
          <w:lang w:val="en-US"/>
        </w:rPr>
        <w:t>,</w:t>
      </w:r>
      <w:r>
        <w:rPr>
          <w:rFonts w:ascii="Calibri" w:eastAsia="Calibri" w:hAnsi="Calibri" w:cs="Calibri"/>
          <w:lang w:val="en-US"/>
        </w:rPr>
        <w:t xml:space="preserve"> </w:t>
      </w:r>
      <w:r w:rsidR="00F929CE">
        <w:rPr>
          <w:rFonts w:ascii="Calibri" w:eastAsia="Calibri" w:hAnsi="Calibri" w:cs="Calibri"/>
          <w:lang w:val="en-US"/>
        </w:rPr>
        <w:t>select</w:t>
      </w:r>
      <w:r>
        <w:rPr>
          <w:rFonts w:ascii="Calibri" w:eastAsia="Calibri" w:hAnsi="Calibri" w:cs="Calibri"/>
          <w:lang w:val="en-US"/>
        </w:rPr>
        <w:t xml:space="preserve"> </w:t>
      </w:r>
      <w:r w:rsidR="009F17EA">
        <w:rPr>
          <w:rFonts w:ascii="Calibri" w:eastAsia="Calibri" w:hAnsi="Calibri" w:cs="Calibri"/>
          <w:lang w:val="en-US"/>
        </w:rPr>
        <w:t>an</w:t>
      </w:r>
      <w:r>
        <w:rPr>
          <w:rFonts w:ascii="Calibri" w:eastAsia="Calibri" w:hAnsi="Calibri" w:cs="Calibri"/>
          <w:lang w:val="en-US"/>
        </w:rPr>
        <w:t xml:space="preserve"> </w:t>
      </w:r>
      <w:r w:rsidR="00842434">
        <w:rPr>
          <w:rFonts w:ascii="Calibri" w:eastAsia="Calibri" w:hAnsi="Calibri" w:cs="Calibri"/>
          <w:lang w:val="en-US"/>
        </w:rPr>
        <w:t xml:space="preserve">individual </w:t>
      </w:r>
      <w:r>
        <w:rPr>
          <w:rFonts w:ascii="Calibri" w:eastAsia="Calibri" w:hAnsi="Calibri" w:cs="Calibri"/>
          <w:lang w:val="en-US"/>
        </w:rPr>
        <w:t xml:space="preserve">peptide in the </w:t>
      </w:r>
      <w:r w:rsidR="00F929CE">
        <w:rPr>
          <w:rFonts w:ascii="Calibri" w:eastAsia="Calibri" w:hAnsi="Calibri" w:cs="Calibri"/>
          <w:lang w:val="en-US"/>
        </w:rPr>
        <w:t>“P</w:t>
      </w:r>
      <w:r>
        <w:rPr>
          <w:rFonts w:ascii="Calibri" w:eastAsia="Calibri" w:hAnsi="Calibri" w:cs="Calibri"/>
          <w:lang w:val="en-US"/>
        </w:rPr>
        <w:t>eptide</w:t>
      </w:r>
      <w:r w:rsidR="00F929CE">
        <w:rPr>
          <w:rFonts w:ascii="Calibri" w:eastAsia="Calibri" w:hAnsi="Calibri" w:cs="Calibri"/>
          <w:lang w:val="en-US"/>
        </w:rPr>
        <w:t>s</w:t>
      </w:r>
      <w:r>
        <w:rPr>
          <w:rFonts w:ascii="Calibri" w:eastAsia="Calibri" w:hAnsi="Calibri" w:cs="Calibri"/>
          <w:lang w:val="en-US"/>
        </w:rPr>
        <w:t xml:space="preserve"> table</w:t>
      </w:r>
      <w:r w:rsidR="00F929CE">
        <w:rPr>
          <w:rFonts w:ascii="Calibri" w:eastAsia="Calibri" w:hAnsi="Calibri" w:cs="Calibri"/>
          <w:lang w:val="en-US"/>
        </w:rPr>
        <w:t>”</w:t>
      </w:r>
      <w:r>
        <w:rPr>
          <w:rFonts w:ascii="Calibri" w:eastAsia="Calibri" w:hAnsi="Calibri" w:cs="Calibri"/>
          <w:lang w:val="en-US"/>
        </w:rPr>
        <w:t xml:space="preserve"> (e).</w:t>
      </w:r>
      <w:r w:rsidR="00F929CE">
        <w:rPr>
          <w:rFonts w:ascii="Calibri" w:eastAsia="Calibri" w:hAnsi="Calibri" w:cs="Calibri"/>
          <w:lang w:val="en-US"/>
        </w:rPr>
        <w:t xml:space="preserve"> In this case</w:t>
      </w:r>
      <w:r w:rsidR="009F17EA">
        <w:rPr>
          <w:rFonts w:ascii="Calibri" w:eastAsia="Calibri" w:hAnsi="Calibri" w:cs="Calibri"/>
          <w:lang w:val="en-US"/>
        </w:rPr>
        <w:t>,</w:t>
      </w:r>
      <w:r w:rsidR="00F929CE">
        <w:rPr>
          <w:rFonts w:ascii="Calibri" w:eastAsia="Calibri" w:hAnsi="Calibri" w:cs="Calibri"/>
          <w:lang w:val="en-US"/>
        </w:rPr>
        <w:t xml:space="preserve"> </w:t>
      </w:r>
      <w:r w:rsidR="009F17EA" w:rsidRPr="009F17EA">
        <w:rPr>
          <w:rFonts w:ascii="Calibri" w:eastAsia="Calibri" w:hAnsi="Calibri" w:cs="Calibri"/>
          <w:lang w:val="en-US"/>
        </w:rPr>
        <w:t>the dashboard layout depends on the type of data that was loaded</w:t>
      </w:r>
      <w:r w:rsidR="001B64F2">
        <w:rPr>
          <w:rFonts w:ascii="Calibri" w:eastAsia="Calibri" w:hAnsi="Calibri" w:cs="Calibri"/>
          <w:lang w:val="en-US"/>
        </w:rPr>
        <w:t>:</w:t>
      </w:r>
    </w:p>
    <w:p w14:paraId="2A3D9620" w14:textId="4819C7F8" w:rsidR="00076F60" w:rsidRPr="00147F45" w:rsidRDefault="000B4F90" w:rsidP="000B4F90">
      <w:pPr>
        <w:pStyle w:val="ListParagraph"/>
        <w:numPr>
          <w:ilvl w:val="0"/>
          <w:numId w:val="28"/>
        </w:numPr>
        <w:spacing w:before="240" w:after="240" w:line="276" w:lineRule="auto"/>
        <w:jc w:val="both"/>
        <w:rPr>
          <w:rFonts w:ascii="Calibri" w:eastAsia="Calibri" w:hAnsi="Calibri" w:cs="Calibri"/>
          <w:b/>
          <w:bCs/>
          <w:lang w:val="en-US"/>
        </w:rPr>
      </w:pPr>
      <w:r w:rsidRPr="00147F45">
        <w:rPr>
          <w:rFonts w:ascii="Calibri" w:eastAsia="Calibri" w:hAnsi="Calibri" w:cs="Calibri"/>
          <w:b/>
          <w:bCs/>
          <w:lang w:val="en-US"/>
        </w:rPr>
        <w:t xml:space="preserve">DDA data </w:t>
      </w:r>
      <w:r w:rsidR="00594379" w:rsidRPr="00147F45">
        <w:rPr>
          <w:rFonts w:ascii="Calibri" w:eastAsia="Calibri" w:hAnsi="Calibri" w:cs="Calibri"/>
          <w:b/>
          <w:bCs/>
          <w:lang w:val="en-US"/>
        </w:rPr>
        <w:t>analyzed</w:t>
      </w:r>
      <w:r w:rsidRPr="00147F45">
        <w:rPr>
          <w:rFonts w:ascii="Calibri" w:eastAsia="Calibri" w:hAnsi="Calibri" w:cs="Calibri"/>
          <w:b/>
          <w:bCs/>
          <w:lang w:val="en-US"/>
        </w:rPr>
        <w:t xml:space="preserve"> </w:t>
      </w:r>
      <w:r w:rsidR="00594379" w:rsidRPr="00147F45">
        <w:rPr>
          <w:rFonts w:ascii="Calibri" w:eastAsia="Calibri" w:hAnsi="Calibri" w:cs="Calibri"/>
          <w:b/>
          <w:bCs/>
          <w:lang w:val="en-US"/>
        </w:rPr>
        <w:t>with</w:t>
      </w:r>
      <w:r w:rsidRPr="00147F45">
        <w:rPr>
          <w:rFonts w:ascii="Calibri" w:eastAsia="Calibri" w:hAnsi="Calibri" w:cs="Calibri"/>
          <w:b/>
          <w:bCs/>
          <w:lang w:val="en-US"/>
        </w:rPr>
        <w:t xml:space="preserve"> MaxQuant software</w:t>
      </w:r>
      <w:r w:rsidR="001B64F2" w:rsidRPr="00147F45">
        <w:rPr>
          <w:rFonts w:ascii="Calibri" w:eastAsia="Calibri" w:hAnsi="Calibri" w:cs="Calibri"/>
          <w:b/>
          <w:bCs/>
          <w:lang w:val="en-US"/>
        </w:rPr>
        <w:t>:</w:t>
      </w:r>
    </w:p>
    <w:p w14:paraId="427EAFD9" w14:textId="2C2C8077" w:rsidR="00147F45" w:rsidRPr="00147F45" w:rsidRDefault="00147F45" w:rsidP="00147F45">
      <w:pPr>
        <w:spacing w:before="240" w:after="240" w:line="276" w:lineRule="auto"/>
        <w:ind w:left="360" w:hanging="76"/>
        <w:jc w:val="both"/>
        <w:rPr>
          <w:rFonts w:ascii="Calibri" w:eastAsia="Calibri" w:hAnsi="Calibri" w:cs="Calibri"/>
          <w:lang w:val="en-US"/>
        </w:rPr>
      </w:pPr>
      <w:r w:rsidRPr="008D2F0E">
        <w:t xml:space="preserve"> </w:t>
      </w:r>
      <w:r w:rsidRPr="00147F45">
        <w:rPr>
          <w:rFonts w:ascii="Calibri" w:eastAsia="Calibri" w:hAnsi="Calibri" w:cs="Calibri"/>
          <w:lang w:val="en-US"/>
        </w:rPr>
        <w:t xml:space="preserve">The following MaxQuant output files must present in the output folder for </w:t>
      </w:r>
      <w:proofErr w:type="spellStart"/>
      <w:r w:rsidRPr="00147F45">
        <w:rPr>
          <w:rFonts w:ascii="Calibri" w:eastAsia="Calibri" w:hAnsi="Calibri" w:cs="Calibri"/>
          <w:lang w:val="en-US"/>
        </w:rPr>
        <w:t>AlphaViz</w:t>
      </w:r>
      <w:proofErr w:type="spellEnd"/>
      <w:r w:rsidRPr="00147F45">
        <w:rPr>
          <w:rFonts w:ascii="Calibri" w:eastAsia="Calibri" w:hAnsi="Calibri" w:cs="Calibri"/>
          <w:lang w:val="en-US"/>
        </w:rPr>
        <w:t xml:space="preserve"> to work correctly: 'allPeptides.txt', 'msms.txt', 'evidence.txt', 'proteinGroups.txt', 'summary.txt'.</w:t>
      </w:r>
    </w:p>
    <w:p w14:paraId="5CDE35D6" w14:textId="1FA5CC0A" w:rsidR="00147F45" w:rsidRPr="00147F45" w:rsidRDefault="00147F45" w:rsidP="00147F45">
      <w:pPr>
        <w:spacing w:before="240" w:after="240" w:line="276" w:lineRule="auto"/>
        <w:jc w:val="both"/>
        <w:rPr>
          <w:rFonts w:ascii="Calibri" w:eastAsia="Calibri" w:hAnsi="Calibri" w:cs="Calibri"/>
          <w:lang w:val="en-US"/>
        </w:rPr>
      </w:pPr>
    </w:p>
    <w:p w14:paraId="7CF4DEFC" w14:textId="6F7A596A" w:rsidR="001B64F2" w:rsidRDefault="00147F45" w:rsidP="00D62279">
      <w:r w:rsidRPr="00CE6303">
        <w:rPr>
          <w:noProof/>
        </w:rPr>
        <w:lastRenderedPageBreak/>
        <mc:AlternateContent>
          <mc:Choice Requires="wpg">
            <w:drawing>
              <wp:anchor distT="0" distB="0" distL="114300" distR="114300" simplePos="0" relativeHeight="251772927" behindDoc="0" locked="0" layoutInCell="1" allowOverlap="1" wp14:anchorId="44BC1B77" wp14:editId="03A47838">
                <wp:simplePos x="0" y="0"/>
                <wp:positionH relativeFrom="column">
                  <wp:posOffset>-11430</wp:posOffset>
                </wp:positionH>
                <wp:positionV relativeFrom="paragraph">
                  <wp:posOffset>869950</wp:posOffset>
                </wp:positionV>
                <wp:extent cx="397510" cy="340360"/>
                <wp:effectExtent l="0" t="0" r="0" b="0"/>
                <wp:wrapNone/>
                <wp:docPr id="84" name="Group 84"/>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85" name="Oval 85"/>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B50CECC" w14:textId="77777777" w:rsidR="00147F45" w:rsidRPr="008A78E4" w:rsidRDefault="00147F45" w:rsidP="00147F45">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8965" y="0"/>
                            <a:ext cx="367553" cy="340659"/>
                          </a:xfrm>
                          <a:prstGeom prst="rect">
                            <a:avLst/>
                          </a:prstGeom>
                          <a:noFill/>
                          <a:ln w="6350">
                            <a:noFill/>
                          </a:ln>
                        </wps:spPr>
                        <wps:txbx>
                          <w:txbxContent>
                            <w:p w14:paraId="7BFE6F4E" w14:textId="77777777" w:rsidR="00147F45" w:rsidRDefault="00147F45" w:rsidP="00147F45">
                              <w:pPr>
                                <w:jc w:val="center"/>
                                <w:rPr>
                                  <w:lang w:val="en-US"/>
                                </w:rPr>
                              </w:pPr>
                              <w:r>
                                <w:rPr>
                                  <w:lang w:val="en-US"/>
                                </w:rPr>
                                <w:t xml:space="preserve">g  </w:t>
                              </w:r>
                            </w:p>
                            <w:p w14:paraId="6B00EC75" w14:textId="77777777" w:rsidR="00147F45" w:rsidRPr="00483F2D" w:rsidRDefault="00147F45" w:rsidP="00147F4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C1B77" id="Group 84" o:spid="_x0000_s1074" style="position:absolute;margin-left:-.9pt;margin-top:68.5pt;width:31.3pt;height:26.8pt;z-index:25177292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">
                <v:oval id="Oval 85" o:spid="_x0000_s107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" filled="f" strokecolor="black [3213]">
                  <v:path arrowok="t"/>
                  <o:lock v:ext="edit" aspectratio="t"/>
                  <v:textbox>
                    <w:txbxContent>
                      <w:p w14:paraId="5B50CECC" w14:textId="77777777" w:rsidR="00147F45" w:rsidRPr="008A78E4" w:rsidRDefault="00147F45" w:rsidP="00147F45">
                        <w:pPr>
                          <w:jc w:val="center"/>
                          <w:rPr>
                            <w:color w:val="000000" w:themeColor="text1"/>
                            <w14:textOutline w14:w="9525" w14:cap="rnd" w14:cmpd="sng" w14:algn="ctr">
                              <w14:noFill/>
                              <w14:prstDash w14:val="solid"/>
                              <w14:bevel/>
                            </w14:textOutline>
                          </w:rPr>
                        </w:pPr>
                      </w:p>
                    </w:txbxContent>
                  </v:textbox>
                </v:oval>
                <v:shape id="Text Box 87" o:spid="_x0000_s1076"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" filled="f" stroked="f" strokeweight=".5pt">
                  <v:textbox>
                    <w:txbxContent>
                      <w:p w14:paraId="7BFE6F4E" w14:textId="77777777" w:rsidR="00147F45" w:rsidRDefault="00147F45" w:rsidP="00147F45">
                        <w:pPr>
                          <w:jc w:val="center"/>
                          <w:rPr>
                            <w:lang w:val="en-US"/>
                          </w:rPr>
                        </w:pPr>
                        <w:r>
                          <w:rPr>
                            <w:lang w:val="en-US"/>
                          </w:rPr>
                          <w:t xml:space="preserve">g  </w:t>
                        </w:r>
                      </w:p>
                      <w:p w14:paraId="6B00EC75" w14:textId="77777777" w:rsidR="00147F45" w:rsidRPr="00483F2D" w:rsidRDefault="00147F45" w:rsidP="00147F45">
                        <w:pPr>
                          <w:jc w:val="center"/>
                          <w:rPr>
                            <w:lang w:val="en-US"/>
                          </w:rPr>
                        </w:pPr>
                      </w:p>
                    </w:txbxContent>
                  </v:textbox>
                </v:shape>
              </v:group>
            </w:pict>
          </mc:Fallback>
        </mc:AlternateContent>
      </w:r>
      <w:r w:rsidRPr="00356C48">
        <w:rPr>
          <w:noProof/>
        </w:rPr>
        <mc:AlternateContent>
          <mc:Choice Requires="wpg">
            <w:drawing>
              <wp:anchor distT="0" distB="0" distL="114300" distR="114300" simplePos="0" relativeHeight="251773951" behindDoc="0" locked="0" layoutInCell="1" allowOverlap="1" wp14:anchorId="112CE89C" wp14:editId="4B3A8FA4">
                <wp:simplePos x="0" y="0"/>
                <wp:positionH relativeFrom="column">
                  <wp:posOffset>-11395</wp:posOffset>
                </wp:positionH>
                <wp:positionV relativeFrom="paragraph">
                  <wp:posOffset>-25400</wp:posOffset>
                </wp:positionV>
                <wp:extent cx="397510" cy="340360"/>
                <wp:effectExtent l="0" t="0" r="0" b="0"/>
                <wp:wrapNone/>
                <wp:docPr id="76" name="Group 76"/>
                <wp:cNvGraphicFramePr/>
                <a:graphic xmlns:a="http://schemas.openxmlformats.org/drawingml/2006/main">
                  <a:graphicData uri="http://schemas.microsoft.com/office/word/2010/wordprocessingGroup">
                    <wpg:wgp>
                      <wpg:cNvGrpSpPr/>
                      <wpg:grpSpPr>
                        <a:xfrm>
                          <a:off x="0" y="0"/>
                          <a:ext cx="397510" cy="340360"/>
                          <a:chOff x="-1471" y="0"/>
                          <a:chExt cx="367553" cy="340659"/>
                        </a:xfrm>
                      </wpg:grpSpPr>
                      <wps:wsp>
                        <wps:cNvPr id="77" name="Oval 7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F23DA22" w14:textId="77777777" w:rsidR="00147F45" w:rsidRPr="008A78E4" w:rsidRDefault="00147F45" w:rsidP="00147F45">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1471" y="0"/>
                            <a:ext cx="367553" cy="340659"/>
                          </a:xfrm>
                          <a:prstGeom prst="rect">
                            <a:avLst/>
                          </a:prstGeom>
                          <a:noFill/>
                          <a:ln w="6350">
                            <a:noFill/>
                          </a:ln>
                        </wps:spPr>
                        <wps:txbx>
                          <w:txbxContent>
                            <w:p w14:paraId="3C71F3E7" w14:textId="77777777" w:rsidR="00147F45" w:rsidRPr="00483F2D" w:rsidRDefault="00147F45" w:rsidP="00147F45">
                              <w:pPr>
                                <w:spacing w:line="276" w:lineRule="auto"/>
                                <w:jc w:val="center"/>
                                <w:rPr>
                                  <w:lang w:val="en-US"/>
                                </w:rP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2CE89C" id="Group 76" o:spid="_x0000_s1077" style="position:absolute;margin-left:-.9pt;margin-top:-2pt;width:31.3pt;height:26.8pt;z-index:251773951;mso-width-relative:margin;mso-height-relative:margin" coordorigin="-147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">
                <v:oval id="Oval 77" o:spid="_x0000_s1078"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" filled="f" strokecolor="black [3213]">
                  <v:path arrowok="t"/>
                  <o:lock v:ext="edit" aspectratio="t"/>
                  <v:textbox>
                    <w:txbxContent>
                      <w:p w14:paraId="2F23DA22" w14:textId="77777777" w:rsidR="00147F45" w:rsidRPr="008A78E4" w:rsidRDefault="00147F45" w:rsidP="00147F45">
                        <w:pPr>
                          <w:jc w:val="center"/>
                          <w:rPr>
                            <w:color w:val="000000" w:themeColor="text1"/>
                            <w14:textOutline w14:w="9525" w14:cap="rnd" w14:cmpd="sng" w14:algn="ctr">
                              <w14:noFill/>
                              <w14:prstDash w14:val="solid"/>
                              <w14:bevel/>
                            </w14:textOutline>
                          </w:rPr>
                        </w:pPr>
                      </w:p>
                    </w:txbxContent>
                  </v:textbox>
                </v:oval>
                <v:shape id="Text Box 78" o:spid="_x0000_s1079" type="#_x0000_t202" style="position:absolute;left:-147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" filled="f" stroked="f" strokeweight=".5pt">
                  <v:textbox>
                    <w:txbxContent>
                      <w:p w14:paraId="3C71F3E7" w14:textId="77777777" w:rsidR="00147F45" w:rsidRPr="00483F2D" w:rsidRDefault="00147F45" w:rsidP="00147F45">
                        <w:pPr>
                          <w:spacing w:line="276" w:lineRule="auto"/>
                          <w:jc w:val="center"/>
                          <w:rPr>
                            <w:lang w:val="en-US"/>
                          </w:rPr>
                        </w:pPr>
                        <w:r>
                          <w:rPr>
                            <w:lang w:val="en-US"/>
                          </w:rPr>
                          <w:t>f</w:t>
                        </w:r>
                      </w:p>
                    </w:txbxContent>
                  </v:textbox>
                </v:shape>
              </v:group>
            </w:pict>
          </mc:Fallback>
        </mc:AlternateContent>
      </w:r>
      <w:r w:rsidRPr="00CE6303">
        <w:rPr>
          <w:noProof/>
        </w:rPr>
        <mc:AlternateContent>
          <mc:Choice Requires="wpg">
            <w:drawing>
              <wp:anchor distT="0" distB="0" distL="114300" distR="114300" simplePos="0" relativeHeight="251712511" behindDoc="0" locked="0" layoutInCell="1" allowOverlap="1" wp14:anchorId="2B1D08F4" wp14:editId="26F2978B">
                <wp:simplePos x="0" y="0"/>
                <wp:positionH relativeFrom="column">
                  <wp:posOffset>-635</wp:posOffset>
                </wp:positionH>
                <wp:positionV relativeFrom="paragraph">
                  <wp:posOffset>1911985</wp:posOffset>
                </wp:positionV>
                <wp:extent cx="397510" cy="340360"/>
                <wp:effectExtent l="0" t="0" r="0" b="0"/>
                <wp:wrapNone/>
                <wp:docPr id="138" name="Group 138"/>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39" name="Oval 13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785D778"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 Box 140"/>
                        <wps:cNvSpPr txBox="1"/>
                        <wps:spPr>
                          <a:xfrm>
                            <a:off x="8965" y="0"/>
                            <a:ext cx="367553" cy="340659"/>
                          </a:xfrm>
                          <a:prstGeom prst="rect">
                            <a:avLst/>
                          </a:prstGeom>
                          <a:noFill/>
                          <a:ln w="6350">
                            <a:noFill/>
                          </a:ln>
                        </wps:spPr>
                        <wps:txbx>
                          <w:txbxContent>
                            <w:p w14:paraId="44A80DCE" w14:textId="0C5337EA" w:rsidR="00CE6303" w:rsidRPr="00483F2D" w:rsidRDefault="00CE6303" w:rsidP="00CE6303">
                              <w:pPr>
                                <w:spacing w:line="276" w:lineRule="auto"/>
                                <w:jc w:val="center"/>
                                <w:rPr>
                                  <w:lang w:val="en-US"/>
                                </w:rPr>
                              </w:pPr>
                              <w:r>
                                <w:rPr>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1D08F4" id="Group 138" o:spid="_x0000_s1080" style="position:absolute;margin-left:-.05pt;margin-top:150.55pt;width:31.3pt;height:26.8pt;z-index:25171251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">
                <v:oval id="Oval 139" o:spid="_x0000_s1081"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" filled="f" strokecolor="black [3213]">
                  <v:path arrowok="t"/>
                  <o:lock v:ext="edit" aspectratio="t"/>
                  <v:textbox>
                    <w:txbxContent>
                      <w:p w14:paraId="5785D778"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0" o:spid="_x0000_s1082"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" filled="f" stroked="f" strokeweight=".5pt">
                  <v:textbox>
                    <w:txbxContent>
                      <w:p w14:paraId="44A80DCE" w14:textId="0C5337EA" w:rsidR="00CE6303" w:rsidRPr="00483F2D" w:rsidRDefault="00CE6303" w:rsidP="00CE6303">
                        <w:pPr>
                          <w:spacing w:line="276" w:lineRule="auto"/>
                          <w:jc w:val="center"/>
                          <w:rPr>
                            <w:lang w:val="en-US"/>
                          </w:rPr>
                        </w:pPr>
                        <w:r>
                          <w:rPr>
                            <w:lang w:val="en-US"/>
                          </w:rPr>
                          <w:t>h</w:t>
                        </w:r>
                      </w:p>
                    </w:txbxContent>
                  </v:textbox>
                </v:shape>
              </v:group>
            </w:pict>
          </mc:Fallback>
        </mc:AlternateContent>
      </w:r>
      <w:del w:id="157" w:author="Microsoft Office User" w:date="2022-01-28T16:41:00Z">
        <w:r w:rsidRPr="00147F45" w:rsidDel="00147F45">
          <w:rPr>
            <w:b/>
            <w:bCs/>
            <w:noProof/>
          </w:rPr>
          <mc:AlternateContent>
            <mc:Choice Requires="wpg">
              <w:drawing>
                <wp:anchor distT="0" distB="0" distL="114300" distR="114300" simplePos="0" relativeHeight="251731967" behindDoc="0" locked="0" layoutInCell="1" allowOverlap="1" wp14:anchorId="0E904BF7" wp14:editId="2A8BE992">
                  <wp:simplePos x="0" y="0"/>
                  <wp:positionH relativeFrom="column">
                    <wp:posOffset>27940</wp:posOffset>
                  </wp:positionH>
                  <wp:positionV relativeFrom="paragraph">
                    <wp:posOffset>-608330</wp:posOffset>
                  </wp:positionV>
                  <wp:extent cx="397510" cy="340360"/>
                  <wp:effectExtent l="0" t="0" r="0" b="0"/>
                  <wp:wrapNone/>
                  <wp:docPr id="121" name="Group 121"/>
                  <wp:cNvGraphicFramePr/>
                  <a:graphic xmlns:a="http://schemas.openxmlformats.org/drawingml/2006/main">
                    <a:graphicData uri="http://schemas.microsoft.com/office/word/2010/wordprocessingGroup">
                      <wpg:wgp>
                        <wpg:cNvGrpSpPr/>
                        <wpg:grpSpPr>
                          <a:xfrm>
                            <a:off x="0" y="0"/>
                            <a:ext cx="397510" cy="340360"/>
                            <a:chOff x="-1471" y="0"/>
                            <a:chExt cx="367553" cy="340659"/>
                          </a:xfrm>
                        </wpg:grpSpPr>
                        <wps:wsp>
                          <wps:cNvPr id="122" name="Oval 12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13BDC15" w14:textId="77777777" w:rsidR="001B64F2" w:rsidRPr="008A78E4" w:rsidRDefault="001B64F2" w:rsidP="001B64F2">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3"/>
                          <wps:cNvSpPr txBox="1"/>
                          <wps:spPr>
                            <a:xfrm>
                              <a:off x="-1471" y="0"/>
                              <a:ext cx="367553" cy="340659"/>
                            </a:xfrm>
                            <a:prstGeom prst="rect">
                              <a:avLst/>
                            </a:prstGeom>
                            <a:noFill/>
                            <a:ln w="6350">
                              <a:noFill/>
                            </a:ln>
                          </wps:spPr>
                          <wps:txbx>
                            <w:txbxContent>
                              <w:p w14:paraId="3076DC7C" w14:textId="77777777" w:rsidR="001B64F2" w:rsidRPr="00483F2D" w:rsidRDefault="001B64F2" w:rsidP="001B64F2">
                                <w:pPr>
                                  <w:spacing w:line="276" w:lineRule="auto"/>
                                  <w:jc w:val="center"/>
                                  <w:rPr>
                                    <w:lang w:val="en-US"/>
                                  </w:rP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904BF7" id="Group 121" o:spid="_x0000_s1083" style="position:absolute;margin-left:2.2pt;margin-top:-47.9pt;width:31.3pt;height:26.8pt;z-index:251731967;mso-width-relative:margin;mso-height-relative:margin" coordorigin="-147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">
                  <v:oval id="Oval 122" o:spid="_x0000_s1084"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" filled="f" strokecolor="black [3213]">
                    <v:path arrowok="t"/>
                    <o:lock v:ext="edit" aspectratio="t"/>
                    <v:textbox>
                      <w:txbxContent>
                        <w:p w14:paraId="413BDC15" w14:textId="77777777" w:rsidR="001B64F2" w:rsidRPr="008A78E4" w:rsidRDefault="001B64F2" w:rsidP="001B64F2">
                          <w:pPr>
                            <w:jc w:val="center"/>
                            <w:rPr>
                              <w:color w:val="000000" w:themeColor="text1"/>
                              <w14:textOutline w14:w="9525" w14:cap="rnd" w14:cmpd="sng" w14:algn="ctr">
                                <w14:noFill/>
                                <w14:prstDash w14:val="solid"/>
                                <w14:bevel/>
                              </w14:textOutline>
                            </w:rPr>
                          </w:pPr>
                        </w:p>
                      </w:txbxContent>
                    </v:textbox>
                  </v:oval>
                  <v:shape id="Text Box 123" o:spid="_x0000_s1085" type="#_x0000_t202" style="position:absolute;left:-147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" filled="f" stroked="f" strokeweight=".5pt">
                    <v:textbox>
                      <w:txbxContent>
                        <w:p w14:paraId="3076DC7C" w14:textId="77777777" w:rsidR="001B64F2" w:rsidRPr="00483F2D" w:rsidRDefault="001B64F2" w:rsidP="001B64F2">
                          <w:pPr>
                            <w:spacing w:line="276" w:lineRule="auto"/>
                            <w:jc w:val="center"/>
                            <w:rPr>
                              <w:lang w:val="en-US"/>
                            </w:rPr>
                          </w:pPr>
                          <w:r>
                            <w:rPr>
                              <w:lang w:val="en-US"/>
                            </w:rPr>
                            <w:t>f</w:t>
                          </w:r>
                        </w:p>
                      </w:txbxContent>
                    </v:textbox>
                  </v:shape>
                </v:group>
              </w:pict>
            </mc:Fallback>
          </mc:AlternateContent>
        </w:r>
      </w:del>
      <w:r w:rsidR="00AB4AD4" w:rsidRPr="00CE6303">
        <w:rPr>
          <w:noProof/>
        </w:rPr>
        <mc:AlternateContent>
          <mc:Choice Requires="wpg">
            <w:drawing>
              <wp:anchor distT="0" distB="0" distL="114300" distR="114300" simplePos="0" relativeHeight="251714559" behindDoc="0" locked="0" layoutInCell="1" allowOverlap="1" wp14:anchorId="0C0C0366" wp14:editId="43C52820">
                <wp:simplePos x="0" y="0"/>
                <wp:positionH relativeFrom="column">
                  <wp:posOffset>1053382</wp:posOffset>
                </wp:positionH>
                <wp:positionV relativeFrom="paragraph">
                  <wp:posOffset>1448993</wp:posOffset>
                </wp:positionV>
                <wp:extent cx="397565" cy="340678"/>
                <wp:effectExtent l="0" t="0" r="0" b="0"/>
                <wp:wrapNone/>
                <wp:docPr id="144" name="Group 144"/>
                <wp:cNvGraphicFramePr/>
                <a:graphic xmlns:a="http://schemas.openxmlformats.org/drawingml/2006/main">
                  <a:graphicData uri="http://schemas.microsoft.com/office/word/2010/wordprocessingGroup">
                    <wpg:wgp>
                      <wpg:cNvGrpSpPr/>
                      <wpg:grpSpPr>
                        <a:xfrm>
                          <a:off x="0" y="0"/>
                          <a:ext cx="397565" cy="340678"/>
                          <a:chOff x="8965" y="0"/>
                          <a:chExt cx="367553" cy="340659"/>
                        </a:xfrm>
                      </wpg:grpSpPr>
                      <wps:wsp>
                        <wps:cNvPr id="145" name="Oval 145"/>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2D8EAD7"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xt Box 146"/>
                        <wps:cNvSpPr txBox="1"/>
                        <wps:spPr>
                          <a:xfrm>
                            <a:off x="8965" y="0"/>
                            <a:ext cx="367553" cy="340659"/>
                          </a:xfrm>
                          <a:prstGeom prst="rect">
                            <a:avLst/>
                          </a:prstGeom>
                          <a:noFill/>
                          <a:ln w="6350">
                            <a:noFill/>
                          </a:ln>
                        </wps:spPr>
                        <wps:txbx>
                          <w:txbxContent>
                            <w:p w14:paraId="26B5ECFC" w14:textId="3754F74C" w:rsidR="00CE6303" w:rsidRDefault="00CE6303" w:rsidP="00CE6303">
                              <w:pPr>
                                <w:jc w:val="center"/>
                                <w:rPr>
                                  <w:lang w:val="en-US"/>
                                </w:rPr>
                              </w:pPr>
                              <w:proofErr w:type="spellStart"/>
                              <w:r>
                                <w:rPr>
                                  <w:lang w:val="en-US"/>
                                </w:rPr>
                                <w:t>i</w:t>
                              </w:r>
                              <w:proofErr w:type="spellEnd"/>
                              <w:r>
                                <w:rPr>
                                  <w:lang w:val="en-US"/>
                                </w:rPr>
                                <w:t xml:space="preserve">  </w:t>
                              </w:r>
                            </w:p>
                            <w:p w14:paraId="2C513FD6"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0C0366" id="Group 144" o:spid="_x0000_s1086" style="position:absolute;margin-left:82.95pt;margin-top:114.1pt;width:31.3pt;height:26.85pt;z-index:25171455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">
                <v:oval id="Oval 145" o:spid="_x0000_s108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" filled="f" strokecolor="black [3213]">
                  <v:path arrowok="t"/>
                  <o:lock v:ext="edit" aspectratio="t"/>
                  <v:textbox>
                    <w:txbxContent>
                      <w:p w14:paraId="12D8EAD7"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6" o:spid="_x0000_s1088"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" filled="f" stroked="f" strokeweight=".5pt">
                  <v:textbox>
                    <w:txbxContent>
                      <w:p w14:paraId="26B5ECFC" w14:textId="3754F74C" w:rsidR="00CE6303" w:rsidRDefault="00CE6303" w:rsidP="00CE6303">
                        <w:pPr>
                          <w:jc w:val="center"/>
                          <w:rPr>
                            <w:lang w:val="en-US"/>
                          </w:rPr>
                        </w:pPr>
                        <w:proofErr w:type="spellStart"/>
                        <w:r>
                          <w:rPr>
                            <w:lang w:val="en-US"/>
                          </w:rPr>
                          <w:t>i</w:t>
                        </w:r>
                        <w:proofErr w:type="spellEnd"/>
                        <w:r>
                          <w:rPr>
                            <w:lang w:val="en-US"/>
                          </w:rPr>
                          <w:t xml:space="preserve">  </w:t>
                        </w:r>
                      </w:p>
                      <w:p w14:paraId="2C513FD6" w14:textId="77777777" w:rsidR="00CE6303" w:rsidRPr="00483F2D" w:rsidRDefault="00CE6303" w:rsidP="00CE6303">
                        <w:pPr>
                          <w:jc w:val="center"/>
                          <w:rPr>
                            <w:lang w:val="en-US"/>
                          </w:rPr>
                        </w:pPr>
                      </w:p>
                    </w:txbxContent>
                  </v:textbox>
                </v:shape>
              </v:group>
            </w:pict>
          </mc:Fallback>
        </mc:AlternateContent>
      </w:r>
      <w:r w:rsidR="00AB4AD4" w:rsidRPr="00CE6303">
        <w:rPr>
          <w:noProof/>
        </w:rPr>
        <mc:AlternateContent>
          <mc:Choice Requires="wpg">
            <w:drawing>
              <wp:anchor distT="0" distB="0" distL="114300" distR="114300" simplePos="0" relativeHeight="251719679" behindDoc="0" locked="0" layoutInCell="1" allowOverlap="1" wp14:anchorId="41AC0B53" wp14:editId="73AB49A6">
                <wp:simplePos x="0" y="0"/>
                <wp:positionH relativeFrom="column">
                  <wp:posOffset>27940</wp:posOffset>
                </wp:positionH>
                <wp:positionV relativeFrom="paragraph">
                  <wp:posOffset>-4465955</wp:posOffset>
                </wp:positionV>
                <wp:extent cx="397510" cy="340360"/>
                <wp:effectExtent l="0" t="0" r="0" b="0"/>
                <wp:wrapNone/>
                <wp:docPr id="156" name="Group 156"/>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57" name="Oval 15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121642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ext Box 158"/>
                        <wps:cNvSpPr txBox="1"/>
                        <wps:spPr>
                          <a:xfrm>
                            <a:off x="8965" y="0"/>
                            <a:ext cx="367553" cy="340659"/>
                          </a:xfrm>
                          <a:prstGeom prst="rect">
                            <a:avLst/>
                          </a:prstGeom>
                          <a:noFill/>
                          <a:ln w="6350">
                            <a:noFill/>
                          </a:ln>
                        </wps:spPr>
                        <wps:txbx>
                          <w:txbxContent>
                            <w:p w14:paraId="2D389CDB" w14:textId="40AB9477" w:rsidR="00CE6303" w:rsidRDefault="00CE6303" w:rsidP="00CE6303">
                              <w:pPr>
                                <w:jc w:val="center"/>
                                <w:rPr>
                                  <w:lang w:val="en-US"/>
                                </w:rPr>
                              </w:pPr>
                              <w:r>
                                <w:rPr>
                                  <w:lang w:val="en-US"/>
                                </w:rPr>
                                <w:t xml:space="preserve">g  </w:t>
                              </w:r>
                            </w:p>
                            <w:p w14:paraId="6FE64BB5"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C0B53" id="Group 156" o:spid="_x0000_s1089" style="position:absolute;margin-left:2.2pt;margin-top:-351.65pt;width:31.3pt;height:26.8pt;z-index:25171967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">
                <v:oval id="Oval 157" o:spid="_x0000_s109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" filled="f" strokecolor="black [3213]">
                  <v:path arrowok="t"/>
                  <o:lock v:ext="edit" aspectratio="t"/>
                  <v:textbox>
                    <w:txbxContent>
                      <w:p w14:paraId="3121642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58" o:spid="_x0000_s1091"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" filled="f" stroked="f" strokeweight=".5pt">
                  <v:textbox>
                    <w:txbxContent>
                      <w:p w14:paraId="2D389CDB" w14:textId="40AB9477" w:rsidR="00CE6303" w:rsidRDefault="00CE6303" w:rsidP="00CE6303">
                        <w:pPr>
                          <w:jc w:val="center"/>
                          <w:rPr>
                            <w:lang w:val="en-US"/>
                          </w:rPr>
                        </w:pPr>
                        <w:r>
                          <w:rPr>
                            <w:lang w:val="en-US"/>
                          </w:rPr>
                          <w:t xml:space="preserve">g  </w:t>
                        </w:r>
                      </w:p>
                      <w:p w14:paraId="6FE64BB5" w14:textId="77777777" w:rsidR="00CE6303" w:rsidRPr="00483F2D" w:rsidRDefault="00CE6303" w:rsidP="00CE6303">
                        <w:pPr>
                          <w:jc w:val="center"/>
                          <w:rPr>
                            <w:lang w:val="en-US"/>
                          </w:rPr>
                        </w:pPr>
                      </w:p>
                    </w:txbxContent>
                  </v:textbox>
                </v:shape>
              </v:group>
            </w:pict>
          </mc:Fallback>
        </mc:AlternateContent>
      </w:r>
      <w:r w:rsidR="00594379">
        <w:fldChar w:fldCharType="begin"/>
      </w:r>
      <w:r w:rsidR="00594379">
        <w:instrText xml:space="preserve"> INCLUDEPICTURE "https://i.gyazo.com/85fe2139bff0895764c9d20beff97b5e.png" \* MERGEFORMATINET </w:instrText>
      </w:r>
      <w:r w:rsidR="00594379">
        <w:fldChar w:fldCharType="separate"/>
      </w:r>
      <w:r w:rsidR="00594379">
        <w:rPr>
          <w:noProof/>
        </w:rPr>
        <w:drawing>
          <wp:inline distT="0" distB="0" distL="0" distR="0" wp14:anchorId="56B2FEFD" wp14:editId="21BE47D3">
            <wp:extent cx="5979160" cy="3060700"/>
            <wp:effectExtent l="88900" t="76200" r="98425" b="1098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9160" cy="30607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94379">
        <w:fldChar w:fldCharType="end"/>
      </w:r>
    </w:p>
    <w:p w14:paraId="012955FF" w14:textId="1B213B98" w:rsidR="00193B09" w:rsidRDefault="00594379" w:rsidP="00594379">
      <w:pPr>
        <w:widowControl w:val="0"/>
        <w:spacing w:line="281" w:lineRule="auto"/>
        <w:ind w:left="709"/>
        <w:jc w:val="both"/>
        <w:rPr>
          <w:rFonts w:ascii="Calibri" w:eastAsia="Calibri" w:hAnsi="Calibri" w:cs="Calibri"/>
          <w:lang w:val="en-US"/>
        </w:rPr>
      </w:pPr>
      <w:r>
        <w:rPr>
          <w:rFonts w:ascii="Calibri" w:eastAsia="Calibri" w:hAnsi="Calibri" w:cs="Calibri"/>
          <w:lang w:val="en-US"/>
        </w:rPr>
        <w:t xml:space="preserve">Below the “Peptides table”, </w:t>
      </w:r>
      <w:r w:rsidRPr="00594379">
        <w:rPr>
          <w:rFonts w:ascii="Calibri" w:eastAsia="Calibri" w:hAnsi="Calibri" w:cs="Calibri"/>
          <w:lang w:val="en-US"/>
        </w:rPr>
        <w:t>the following information will be shown for the selected peptide</w:t>
      </w:r>
      <w:r w:rsidR="00193B09">
        <w:rPr>
          <w:rFonts w:ascii="Calibri" w:eastAsia="Calibri" w:hAnsi="Calibri" w:cs="Calibri"/>
          <w:lang w:val="en-US"/>
        </w:rPr>
        <w:t xml:space="preserve">: </w:t>
      </w:r>
    </w:p>
    <w:p w14:paraId="530876A1" w14:textId="41C267BB" w:rsidR="001B64F2" w:rsidRDefault="001B64F2"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an updated protein coverage diagram</w:t>
      </w:r>
      <w:r w:rsidR="00594379">
        <w:rPr>
          <w:rFonts w:ascii="Calibri" w:eastAsia="Calibri" w:hAnsi="Calibri" w:cs="Calibri"/>
          <w:lang w:val="en-US"/>
        </w:rPr>
        <w:t xml:space="preserve"> for the selected peptide only</w:t>
      </w:r>
      <w:r w:rsidR="00463D51">
        <w:rPr>
          <w:rFonts w:ascii="Calibri" w:eastAsia="Calibri" w:hAnsi="Calibri" w:cs="Calibri"/>
          <w:lang w:val="en-US"/>
        </w:rPr>
        <w:t xml:space="preserve"> (f)</w:t>
      </w:r>
      <w:r>
        <w:rPr>
          <w:rFonts w:ascii="Calibri" w:eastAsia="Calibri" w:hAnsi="Calibri" w:cs="Calibri"/>
          <w:lang w:val="en-US"/>
        </w:rPr>
        <w:t>;</w:t>
      </w:r>
    </w:p>
    <w:p w14:paraId="64CF4455" w14:textId="5A1253FD" w:rsidR="00193B09" w:rsidRDefault="001B64F2"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w:t>
      </w:r>
      <w:r w:rsidR="00193B09" w:rsidRPr="00193B09">
        <w:rPr>
          <w:rFonts w:ascii="Calibri" w:eastAsia="Calibri" w:hAnsi="Calibri" w:cs="Calibri"/>
          <w:lang w:val="en-US"/>
        </w:rPr>
        <w:t xml:space="preserve"> </w:t>
      </w:r>
      <w:r w:rsidR="00842434">
        <w:rPr>
          <w:rFonts w:ascii="Calibri" w:eastAsia="Calibri" w:hAnsi="Calibri" w:cs="Calibri"/>
          <w:lang w:val="en-US"/>
        </w:rPr>
        <w:t>header</w:t>
      </w:r>
      <w:r w:rsidR="00193B09" w:rsidRPr="00193B09">
        <w:rPr>
          <w:rFonts w:ascii="Calibri" w:eastAsia="Calibri" w:hAnsi="Calibri" w:cs="Calibri"/>
          <w:lang w:val="en-US"/>
        </w:rPr>
        <w:t xml:space="preserve"> (</w:t>
      </w:r>
      <w:r w:rsidR="00AB4AD4">
        <w:rPr>
          <w:rFonts w:ascii="Calibri" w:eastAsia="Calibri" w:hAnsi="Calibri" w:cs="Calibri"/>
          <w:lang w:val="en-US"/>
        </w:rPr>
        <w:t>g</w:t>
      </w:r>
      <w:r w:rsidR="00193B09" w:rsidRPr="00193B09">
        <w:rPr>
          <w:rFonts w:ascii="Calibri" w:eastAsia="Calibri" w:hAnsi="Calibri" w:cs="Calibri"/>
          <w:lang w:val="en-US"/>
        </w:rPr>
        <w:t xml:space="preserve">) containing </w:t>
      </w:r>
      <w:r w:rsidR="00842434">
        <w:rPr>
          <w:rFonts w:ascii="Calibri" w:eastAsia="Calibri" w:hAnsi="Calibri" w:cs="Calibri"/>
          <w:lang w:val="en-US"/>
        </w:rPr>
        <w:t>peptide</w:t>
      </w:r>
      <w:r w:rsidR="00AB4AD4">
        <w:rPr>
          <w:rFonts w:ascii="Calibri" w:eastAsia="Calibri" w:hAnsi="Calibri" w:cs="Calibri"/>
          <w:lang w:val="en-US"/>
        </w:rPr>
        <w:t xml:space="preserve"> information</w:t>
      </w:r>
      <w:r w:rsidR="00193B09" w:rsidRPr="00193B09">
        <w:rPr>
          <w:rFonts w:ascii="Calibri" w:eastAsia="Calibri" w:hAnsi="Calibri" w:cs="Calibri"/>
          <w:lang w:val="en-US"/>
        </w:rPr>
        <w:t>, such as its m/z, charge</w:t>
      </w:r>
      <w:r w:rsidR="00AB4AD4">
        <w:rPr>
          <w:rFonts w:ascii="Calibri" w:eastAsia="Calibri" w:hAnsi="Calibri" w:cs="Calibri"/>
          <w:lang w:val="en-US"/>
        </w:rPr>
        <w:t xml:space="preserve"> and</w:t>
      </w:r>
      <w:r w:rsidR="00193B09" w:rsidRPr="00193B09">
        <w:rPr>
          <w:rFonts w:ascii="Calibri" w:eastAsia="Calibri" w:hAnsi="Calibri" w:cs="Calibri"/>
          <w:lang w:val="en-US"/>
        </w:rPr>
        <w:t xml:space="preserve"> ion mobility</w:t>
      </w:r>
      <w:r w:rsidR="00AB4AD4">
        <w:rPr>
          <w:rFonts w:ascii="Calibri" w:eastAsia="Calibri" w:hAnsi="Calibri" w:cs="Calibri"/>
          <w:lang w:val="en-US"/>
        </w:rPr>
        <w:t xml:space="preserve"> values</w:t>
      </w:r>
      <w:r w:rsidR="00463D51">
        <w:rPr>
          <w:rFonts w:ascii="Calibri" w:eastAsia="Calibri" w:hAnsi="Calibri" w:cs="Calibri"/>
          <w:lang w:val="en-US"/>
        </w:rPr>
        <w:t>,</w:t>
      </w:r>
      <w:r w:rsidR="00193B09" w:rsidRPr="00193B09">
        <w:rPr>
          <w:rFonts w:ascii="Calibri" w:eastAsia="Calibri" w:hAnsi="Calibri" w:cs="Calibri"/>
          <w:lang w:val="en-US"/>
        </w:rPr>
        <w:t xml:space="preserve"> a</w:t>
      </w:r>
      <w:r w:rsidR="00AB4AD4">
        <w:rPr>
          <w:rFonts w:ascii="Calibri" w:eastAsia="Calibri" w:hAnsi="Calibri" w:cs="Calibri"/>
          <w:lang w:val="en-US"/>
        </w:rPr>
        <w:t>s well as</w:t>
      </w:r>
      <w:r w:rsidR="00193B09" w:rsidRPr="00193B09">
        <w:rPr>
          <w:rFonts w:ascii="Calibri" w:eastAsia="Calibri" w:hAnsi="Calibri" w:cs="Calibri"/>
          <w:lang w:val="en-US"/>
        </w:rPr>
        <w:t xml:space="preserve"> the </w:t>
      </w:r>
      <w:r w:rsidR="00AB4AD4" w:rsidRPr="00193B09">
        <w:rPr>
          <w:rFonts w:ascii="Calibri" w:eastAsia="Calibri" w:hAnsi="Calibri" w:cs="Calibri"/>
          <w:lang w:val="en-US"/>
        </w:rPr>
        <w:t xml:space="preserve">andromeda </w:t>
      </w:r>
      <w:r w:rsidR="00AB4AD4">
        <w:rPr>
          <w:rFonts w:ascii="Calibri" w:eastAsia="Calibri" w:hAnsi="Calibri" w:cs="Calibri"/>
          <w:lang w:val="en-US"/>
        </w:rPr>
        <w:t xml:space="preserve">quality </w:t>
      </w:r>
      <w:r w:rsidR="00193B09" w:rsidRPr="00193B09">
        <w:rPr>
          <w:rFonts w:ascii="Calibri" w:eastAsia="Calibri" w:hAnsi="Calibri" w:cs="Calibri"/>
          <w:lang w:val="en-US"/>
        </w:rPr>
        <w:t xml:space="preserve">score calculated </w:t>
      </w:r>
      <w:r w:rsidR="00AB4AD4">
        <w:rPr>
          <w:rFonts w:ascii="Calibri" w:eastAsia="Calibri" w:hAnsi="Calibri" w:cs="Calibri"/>
          <w:lang w:val="en-US"/>
        </w:rPr>
        <w:t xml:space="preserve">by </w:t>
      </w:r>
      <w:r w:rsidR="00193B09" w:rsidRPr="00193B09">
        <w:rPr>
          <w:rFonts w:ascii="Calibri" w:eastAsia="Calibri" w:hAnsi="Calibri" w:cs="Calibri"/>
          <w:lang w:val="en-US"/>
        </w:rPr>
        <w:t>MaxQuant</w:t>
      </w:r>
      <w:r w:rsidR="00AB4AD4">
        <w:rPr>
          <w:rFonts w:ascii="Calibri" w:eastAsia="Calibri" w:hAnsi="Calibri" w:cs="Calibri"/>
          <w:lang w:val="en-US"/>
        </w:rPr>
        <w:t>;</w:t>
      </w:r>
      <w:r w:rsidR="00193B09" w:rsidRPr="00193B09">
        <w:rPr>
          <w:rFonts w:ascii="Calibri" w:eastAsia="Calibri" w:hAnsi="Calibri" w:cs="Calibri"/>
          <w:lang w:val="en-US"/>
        </w:rPr>
        <w:t xml:space="preserve"> </w:t>
      </w:r>
    </w:p>
    <w:p w14:paraId="3A0DC4F1" w14:textId="157EE3EB" w:rsidR="00193B09" w:rsidRDefault="00AB4AD4"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 xml:space="preserve">a “Select X label” drop-down menu (h) </w:t>
      </w:r>
      <w:r w:rsidR="00463D51">
        <w:rPr>
          <w:rFonts w:ascii="Calibri" w:eastAsia="Calibri" w:hAnsi="Calibri" w:cs="Calibri"/>
          <w:lang w:val="en-US"/>
        </w:rPr>
        <w:t>which</w:t>
      </w:r>
      <w:r>
        <w:rPr>
          <w:rFonts w:ascii="Calibri" w:eastAsia="Calibri" w:hAnsi="Calibri" w:cs="Calibri"/>
          <w:lang w:val="en-US"/>
        </w:rPr>
        <w:t xml:space="preserve"> allows to switch between </w:t>
      </w:r>
      <w:r w:rsidR="00463D51">
        <w:rPr>
          <w:rFonts w:ascii="Calibri" w:eastAsia="Calibri" w:hAnsi="Calibri" w:cs="Calibri"/>
          <w:lang w:val="en-US"/>
        </w:rPr>
        <w:t xml:space="preserve">the </w:t>
      </w:r>
      <w:r>
        <w:rPr>
          <w:rFonts w:ascii="Calibri" w:eastAsia="Calibri" w:hAnsi="Calibri" w:cs="Calibri"/>
          <w:lang w:val="en-US"/>
        </w:rPr>
        <w:t>“Retention time” and “Ion mobility” options</w:t>
      </w:r>
      <w:r w:rsidR="00463D51">
        <w:rPr>
          <w:rFonts w:ascii="Calibri" w:eastAsia="Calibri" w:hAnsi="Calibri" w:cs="Calibri"/>
          <w:lang w:val="en-US"/>
        </w:rPr>
        <w:t>,</w:t>
      </w:r>
      <w:r w:rsidR="00193B09">
        <w:rPr>
          <w:rFonts w:ascii="Calibri" w:eastAsia="Calibri" w:hAnsi="Calibri" w:cs="Calibri"/>
          <w:lang w:val="en-US"/>
        </w:rPr>
        <w:t xml:space="preserve"> </w:t>
      </w:r>
      <w:r w:rsidR="00463D51" w:rsidRPr="00463D51">
        <w:rPr>
          <w:rFonts w:ascii="Calibri" w:eastAsia="Calibri" w:hAnsi="Calibri" w:cs="Calibri"/>
          <w:lang w:val="en-US"/>
        </w:rPr>
        <w:t>resulting in the type of line</w:t>
      </w:r>
      <w:r w:rsidR="00193B09">
        <w:rPr>
          <w:rFonts w:ascii="Calibri" w:eastAsia="Calibri" w:hAnsi="Calibri" w:cs="Calibri"/>
          <w:lang w:val="en-US"/>
        </w:rPr>
        <w:t xml:space="preserve"> plot </w:t>
      </w:r>
      <w:r w:rsidR="00842434">
        <w:rPr>
          <w:rFonts w:ascii="Calibri" w:eastAsia="Calibri" w:hAnsi="Calibri" w:cs="Calibri"/>
          <w:lang w:val="en-US"/>
        </w:rPr>
        <w:t>show</w:t>
      </w:r>
      <w:r w:rsidR="00463D51">
        <w:rPr>
          <w:rFonts w:ascii="Calibri" w:eastAsia="Calibri" w:hAnsi="Calibri" w:cs="Calibri"/>
          <w:lang w:val="en-US"/>
        </w:rPr>
        <w:t>n</w:t>
      </w:r>
      <w:r w:rsidR="00193B09">
        <w:rPr>
          <w:rFonts w:ascii="Calibri" w:eastAsia="Calibri" w:hAnsi="Calibri" w:cs="Calibri"/>
          <w:lang w:val="en-US"/>
        </w:rPr>
        <w:t xml:space="preserve"> </w:t>
      </w:r>
      <w:r>
        <w:rPr>
          <w:rFonts w:ascii="Calibri" w:eastAsia="Calibri" w:hAnsi="Calibri" w:cs="Calibri"/>
          <w:lang w:val="en-US"/>
        </w:rPr>
        <w:t>in (</w:t>
      </w:r>
      <w:proofErr w:type="spellStart"/>
      <w:r>
        <w:rPr>
          <w:rFonts w:ascii="Calibri" w:eastAsia="Calibri" w:hAnsi="Calibri" w:cs="Calibri"/>
          <w:lang w:val="en-US"/>
        </w:rPr>
        <w:t>i</w:t>
      </w:r>
      <w:proofErr w:type="spellEnd"/>
      <w:r>
        <w:rPr>
          <w:rFonts w:ascii="Calibri" w:eastAsia="Calibri" w:hAnsi="Calibri" w:cs="Calibri"/>
          <w:lang w:val="en-US"/>
        </w:rPr>
        <w:t>)</w:t>
      </w:r>
      <w:r w:rsidR="00D62279">
        <w:rPr>
          <w:rFonts w:ascii="Calibri" w:eastAsia="Calibri" w:hAnsi="Calibri" w:cs="Calibri"/>
          <w:lang w:val="en-US"/>
        </w:rPr>
        <w:t>, such as</w:t>
      </w:r>
      <w:r>
        <w:rPr>
          <w:rFonts w:ascii="Calibri" w:eastAsia="Calibri" w:hAnsi="Calibri" w:cs="Calibri"/>
          <w:lang w:val="en-US"/>
        </w:rPr>
        <w:t xml:space="preserve"> </w:t>
      </w:r>
      <w:r w:rsidR="00842434">
        <w:rPr>
          <w:rFonts w:ascii="Calibri" w:eastAsia="Calibri" w:hAnsi="Calibri" w:cs="Calibri"/>
          <w:lang w:val="en-US"/>
        </w:rPr>
        <w:t>an</w:t>
      </w:r>
      <w:r w:rsidR="00193B09">
        <w:rPr>
          <w:rFonts w:ascii="Calibri" w:eastAsia="Calibri" w:hAnsi="Calibri" w:cs="Calibri"/>
          <w:lang w:val="en-US"/>
        </w:rPr>
        <w:t xml:space="preserve"> extracted ion chromatogram (XIC) or </w:t>
      </w:r>
      <w:proofErr w:type="spellStart"/>
      <w:r w:rsidR="00193B09">
        <w:rPr>
          <w:rFonts w:ascii="Calibri" w:eastAsia="Calibri" w:hAnsi="Calibri" w:cs="Calibri"/>
          <w:lang w:val="en-US"/>
        </w:rPr>
        <w:t>mobilogram</w:t>
      </w:r>
      <w:proofErr w:type="spellEnd"/>
      <w:r w:rsidR="00193B09">
        <w:rPr>
          <w:rFonts w:ascii="Calibri" w:eastAsia="Calibri" w:hAnsi="Calibri" w:cs="Calibri"/>
          <w:lang w:val="en-US"/>
        </w:rPr>
        <w:t xml:space="preserve"> </w:t>
      </w:r>
      <w:r w:rsidR="00463D51" w:rsidRPr="00463D51">
        <w:rPr>
          <w:rFonts w:ascii="Calibri" w:eastAsia="Calibri" w:hAnsi="Calibri" w:cs="Calibri"/>
          <w:lang w:val="en-US"/>
        </w:rPr>
        <w:t>respectively</w:t>
      </w:r>
      <w:r w:rsidR="00463D51">
        <w:rPr>
          <w:rFonts w:ascii="Calibri" w:eastAsia="Calibri" w:hAnsi="Calibri" w:cs="Calibri"/>
          <w:lang w:val="en-US"/>
        </w:rPr>
        <w:t>;</w:t>
      </w:r>
    </w:p>
    <w:p w14:paraId="7488513B" w14:textId="170B1B84" w:rsidR="00D62279" w:rsidRDefault="00481098" w:rsidP="00370B93">
      <w:ins w:id="158" w:author="Microsoft Office User" w:date="2022-01-28T16:26:00Z">
        <w:r>
          <w:rPr>
            <w:noProof/>
          </w:rPr>
          <w:lastRenderedPageBreak/>
          <mc:AlternateContent>
            <mc:Choice Requires="wps">
              <w:drawing>
                <wp:anchor distT="0" distB="0" distL="114300" distR="114300" simplePos="0" relativeHeight="251769855" behindDoc="0" locked="0" layoutInCell="1" allowOverlap="1" wp14:anchorId="2717F19E" wp14:editId="30FCA2EC">
                  <wp:simplePos x="0" y="0"/>
                  <wp:positionH relativeFrom="column">
                    <wp:posOffset>1412480</wp:posOffset>
                  </wp:positionH>
                  <wp:positionV relativeFrom="paragraph">
                    <wp:posOffset>1702100</wp:posOffset>
                  </wp:positionV>
                  <wp:extent cx="193908" cy="179138"/>
                  <wp:effectExtent l="0" t="0" r="9525" b="11430"/>
                  <wp:wrapNone/>
                  <wp:docPr id="66" name="Oval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3908" cy="179138"/>
                          </a:xfrm>
                          <a:prstGeom prst="ellipse">
                            <a:avLst/>
                          </a:prstGeom>
                          <a:noFill/>
                          <a:ln>
                            <a:solidFill>
                              <a:srgbClr val="FFFF00"/>
                            </a:solidFill>
                          </a:ln>
                          <a:effectLst/>
                        </wps:spPr>
                        <wps:style>
                          <a:lnRef idx="1">
                            <a:schemeClr val="accent1"/>
                          </a:lnRef>
                          <a:fillRef idx="3">
                            <a:schemeClr val="accent1"/>
                          </a:fillRef>
                          <a:effectRef idx="2">
                            <a:schemeClr val="accent1"/>
                          </a:effectRef>
                          <a:fontRef idx="minor">
                            <a:schemeClr val="lt1"/>
                          </a:fontRef>
                        </wps:style>
                        <wps:txbx>
                          <w:txbxContent>
                            <w:p w14:paraId="0CBFA816" w14:textId="77777777" w:rsidR="00481098" w:rsidRPr="008A78E4" w:rsidRDefault="00481098" w:rsidP="0048109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17F19E" id="Oval 66" o:spid="_x0000_s1092" style="position:absolute;margin-left:111.2pt;margin-top:134pt;width:15.25pt;height:14.1pt;z-index:2517698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" filled="f" strokecolor="yellow">
                  <v:path arrowok="t"/>
                  <o:lock v:ext="edit" aspectratio="t"/>
                  <v:textbox>
                    <w:txbxContent>
                      <w:p w14:paraId="0CBFA816" w14:textId="77777777" w:rsidR="00481098" w:rsidRPr="008A78E4" w:rsidRDefault="00481098" w:rsidP="00481098">
                        <w:pPr>
                          <w:jc w:val="center"/>
                          <w:rPr>
                            <w:color w:val="000000" w:themeColor="text1"/>
                            <w14:textOutline w14:w="9525" w14:cap="rnd" w14:cmpd="sng" w14:algn="ctr">
                              <w14:noFill/>
                              <w14:prstDash w14:val="solid"/>
                              <w14:bevel/>
                            </w14:textOutline>
                          </w:rPr>
                        </w:pPr>
                      </w:p>
                    </w:txbxContent>
                  </v:textbox>
                </v:oval>
              </w:pict>
            </mc:Fallback>
          </mc:AlternateContent>
        </w:r>
      </w:ins>
      <w:r w:rsidR="00D62279" w:rsidRPr="00CE6303">
        <w:rPr>
          <w:noProof/>
        </w:rPr>
        <mc:AlternateContent>
          <mc:Choice Requires="wpg">
            <w:drawing>
              <wp:anchor distT="0" distB="0" distL="114300" distR="114300" simplePos="0" relativeHeight="251734015" behindDoc="0" locked="0" layoutInCell="1" allowOverlap="1" wp14:anchorId="67B28B3C" wp14:editId="104FA002">
                <wp:simplePos x="0" y="0"/>
                <wp:positionH relativeFrom="column">
                  <wp:posOffset>-103367</wp:posOffset>
                </wp:positionH>
                <wp:positionV relativeFrom="paragraph">
                  <wp:posOffset>2642429</wp:posOffset>
                </wp:positionV>
                <wp:extent cx="397510" cy="340360"/>
                <wp:effectExtent l="0" t="0" r="0" b="0"/>
                <wp:wrapNone/>
                <wp:docPr id="133" name="Group 133"/>
                <wp:cNvGraphicFramePr/>
                <a:graphic xmlns:a="http://schemas.openxmlformats.org/drawingml/2006/main">
                  <a:graphicData uri="http://schemas.microsoft.com/office/word/2010/wordprocessingGroup">
                    <wpg:wgp>
                      <wpg:cNvGrpSpPr/>
                      <wpg:grpSpPr>
                        <a:xfrm>
                          <a:off x="0" y="0"/>
                          <a:ext cx="397510" cy="340360"/>
                          <a:chOff x="8965" y="-7958"/>
                          <a:chExt cx="367553" cy="340659"/>
                        </a:xfrm>
                      </wpg:grpSpPr>
                      <wps:wsp>
                        <wps:cNvPr id="136" name="Oval 13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D1004D1" w14:textId="77777777" w:rsidR="00D62279" w:rsidRPr="008A78E4" w:rsidRDefault="00D62279" w:rsidP="00D62279">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137"/>
                        <wps:cNvSpPr txBox="1"/>
                        <wps:spPr>
                          <a:xfrm>
                            <a:off x="8965" y="-7958"/>
                            <a:ext cx="367553" cy="340659"/>
                          </a:xfrm>
                          <a:prstGeom prst="rect">
                            <a:avLst/>
                          </a:prstGeom>
                          <a:noFill/>
                          <a:ln w="6350">
                            <a:noFill/>
                          </a:ln>
                        </wps:spPr>
                        <wps:txbx>
                          <w:txbxContent>
                            <w:p w14:paraId="1A95C681" w14:textId="21BE87BF" w:rsidR="00D62279" w:rsidRPr="00483F2D" w:rsidRDefault="00D62279" w:rsidP="00D62279">
                              <w:pPr>
                                <w:spacing w:line="276" w:lineRule="auto"/>
                                <w:jc w:val="center"/>
                                <w:rPr>
                                  <w:lang w:val="en-US"/>
                                </w:rPr>
                              </w:pPr>
                              <w:r>
                                <w:rPr>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B28B3C" id="Group 133" o:spid="_x0000_s1093" style="position:absolute;margin-left:-8.15pt;margin-top:208.05pt;width:31.3pt;height:26.8pt;z-index:251734015;mso-width-relative:margin;mso-height-relative:margin" coordorigin="8965,-7958"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">
                <v:oval id="Oval 136" o:spid="_x0000_s1094"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" filled="f" strokecolor="black [3213]">
                  <v:path arrowok="t"/>
                  <o:lock v:ext="edit" aspectratio="t"/>
                  <v:textbox>
                    <w:txbxContent>
                      <w:p w14:paraId="6D1004D1" w14:textId="77777777" w:rsidR="00D62279" w:rsidRPr="008A78E4" w:rsidRDefault="00D62279" w:rsidP="00D62279">
                        <w:pPr>
                          <w:jc w:val="center"/>
                          <w:rPr>
                            <w:color w:val="000000" w:themeColor="text1"/>
                            <w14:textOutline w14:w="9525" w14:cap="rnd" w14:cmpd="sng" w14:algn="ctr">
                              <w14:noFill/>
                              <w14:prstDash w14:val="solid"/>
                              <w14:bevel/>
                            </w14:textOutline>
                          </w:rPr>
                        </w:pPr>
                      </w:p>
                    </w:txbxContent>
                  </v:textbox>
                </v:oval>
                <v:shape id="Text Box 137" o:spid="_x0000_s1095" type="#_x0000_t202" style="position:absolute;left:8965;top:-7958;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" filled="f" stroked="f" strokeweight=".5pt">
                  <v:textbox>
                    <w:txbxContent>
                      <w:p w14:paraId="1A95C681" w14:textId="21BE87BF" w:rsidR="00D62279" w:rsidRPr="00483F2D" w:rsidRDefault="00D62279" w:rsidP="00D62279">
                        <w:pPr>
                          <w:spacing w:line="276" w:lineRule="auto"/>
                          <w:jc w:val="center"/>
                          <w:rPr>
                            <w:lang w:val="en-US"/>
                          </w:rPr>
                        </w:pPr>
                        <w:r>
                          <w:rPr>
                            <w:lang w:val="en-US"/>
                          </w:rPr>
                          <w:t>m</w:t>
                        </w:r>
                      </w:p>
                    </w:txbxContent>
                  </v:textbox>
                </v:shape>
              </v:group>
            </w:pict>
          </mc:Fallback>
        </mc:AlternateContent>
      </w:r>
      <w:r w:rsidR="00D62279" w:rsidRPr="00CE6303">
        <w:rPr>
          <w:noProof/>
        </w:rPr>
        <mc:AlternateContent>
          <mc:Choice Requires="wpg">
            <w:drawing>
              <wp:anchor distT="0" distB="0" distL="114300" distR="114300" simplePos="0" relativeHeight="251716607" behindDoc="0" locked="0" layoutInCell="1" allowOverlap="1" wp14:anchorId="27E34B6A" wp14:editId="59BA33AF">
                <wp:simplePos x="0" y="0"/>
                <wp:positionH relativeFrom="column">
                  <wp:posOffset>-102042</wp:posOffset>
                </wp:positionH>
                <wp:positionV relativeFrom="paragraph">
                  <wp:posOffset>2265680</wp:posOffset>
                </wp:positionV>
                <wp:extent cx="397510" cy="340360"/>
                <wp:effectExtent l="0" t="0" r="0" b="0"/>
                <wp:wrapNone/>
                <wp:docPr id="150" name="Group 150"/>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51" name="Oval 15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B563CC5"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152"/>
                        <wps:cNvSpPr txBox="1"/>
                        <wps:spPr>
                          <a:xfrm>
                            <a:off x="8965" y="0"/>
                            <a:ext cx="367553" cy="340659"/>
                          </a:xfrm>
                          <a:prstGeom prst="rect">
                            <a:avLst/>
                          </a:prstGeom>
                          <a:noFill/>
                          <a:ln w="6350">
                            <a:noFill/>
                          </a:ln>
                        </wps:spPr>
                        <wps:txbx>
                          <w:txbxContent>
                            <w:p w14:paraId="16662A6F" w14:textId="04A5F4DC" w:rsidR="00CE6303" w:rsidRPr="00483F2D" w:rsidRDefault="00CE6303" w:rsidP="00CE6303">
                              <w:pPr>
                                <w:spacing w:line="276" w:lineRule="auto"/>
                                <w:jc w:val="center"/>
                                <w:rPr>
                                  <w:lang w:val="en-US"/>
                                </w:rPr>
                              </w:pPr>
                              <w:r>
                                <w:rPr>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E34B6A" id="Group 150" o:spid="_x0000_s1096" style="position:absolute;margin-left:-8.05pt;margin-top:178.4pt;width:31.3pt;height:26.8pt;z-index:25171660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">
                <v:oval id="Oval 151" o:spid="_x0000_s109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" filled="f" strokecolor="black [3213]">
                  <v:path arrowok="t"/>
                  <o:lock v:ext="edit" aspectratio="t"/>
                  <v:textbox>
                    <w:txbxContent>
                      <w:p w14:paraId="5B563CC5"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52" o:spid="_x0000_s1098"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" filled="f" stroked="f" strokeweight=".5pt">
                  <v:textbox>
                    <w:txbxContent>
                      <w:p w14:paraId="16662A6F" w14:textId="04A5F4DC" w:rsidR="00CE6303" w:rsidRPr="00483F2D" w:rsidRDefault="00CE6303" w:rsidP="00CE6303">
                        <w:pPr>
                          <w:spacing w:line="276" w:lineRule="auto"/>
                          <w:jc w:val="center"/>
                          <w:rPr>
                            <w:lang w:val="en-US"/>
                          </w:rPr>
                        </w:pPr>
                        <w:r>
                          <w:rPr>
                            <w:lang w:val="en-US"/>
                          </w:rPr>
                          <w:t>l</w:t>
                        </w:r>
                      </w:p>
                    </w:txbxContent>
                  </v:textbox>
                </v:shape>
              </v:group>
            </w:pict>
          </mc:Fallback>
        </mc:AlternateContent>
      </w:r>
      <w:r w:rsidR="00D62279" w:rsidRPr="00CE6303">
        <w:rPr>
          <w:noProof/>
        </w:rPr>
        <mc:AlternateContent>
          <mc:Choice Requires="wpg">
            <w:drawing>
              <wp:anchor distT="0" distB="0" distL="114300" distR="114300" simplePos="0" relativeHeight="251715583" behindDoc="0" locked="0" layoutInCell="1" allowOverlap="1" wp14:anchorId="2B5C2576" wp14:editId="575D9AF0">
                <wp:simplePos x="0" y="0"/>
                <wp:positionH relativeFrom="column">
                  <wp:posOffset>-101241</wp:posOffset>
                </wp:positionH>
                <wp:positionV relativeFrom="paragraph">
                  <wp:posOffset>-24240</wp:posOffset>
                </wp:positionV>
                <wp:extent cx="397510" cy="340360"/>
                <wp:effectExtent l="0" t="0" r="0" b="0"/>
                <wp:wrapNone/>
                <wp:docPr id="147" name="Group 147"/>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48" name="Oval 148"/>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40AC8B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8965" y="0"/>
                            <a:ext cx="367553" cy="340659"/>
                          </a:xfrm>
                          <a:prstGeom prst="rect">
                            <a:avLst/>
                          </a:prstGeom>
                          <a:noFill/>
                          <a:ln w="6350">
                            <a:noFill/>
                          </a:ln>
                        </wps:spPr>
                        <wps:txbx>
                          <w:txbxContent>
                            <w:p w14:paraId="6CC3C5E3" w14:textId="5A5329D4" w:rsidR="00CE6303" w:rsidRDefault="00CE6303" w:rsidP="00CE6303">
                              <w:pPr>
                                <w:jc w:val="center"/>
                                <w:rPr>
                                  <w:lang w:val="en-US"/>
                                </w:rPr>
                              </w:pPr>
                              <w:r>
                                <w:rPr>
                                  <w:lang w:val="en-US"/>
                                </w:rPr>
                                <w:t xml:space="preserve">k  </w:t>
                              </w:r>
                            </w:p>
                            <w:p w14:paraId="2D8B7D64"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C2576" id="Group 147" o:spid="_x0000_s1099" style="position:absolute;margin-left:-7.95pt;margin-top:-1.9pt;width:31.3pt;height:26.8pt;z-index:25171558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">
                <v:oval id="Oval 148" o:spid="_x0000_s110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" filled="f" strokecolor="black [3213]">
                  <v:path arrowok="t"/>
                  <o:lock v:ext="edit" aspectratio="t"/>
                  <v:textbox>
                    <w:txbxContent>
                      <w:p w14:paraId="440AC8B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9" o:spid="_x0000_s1101"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" filled="f" stroked="f" strokeweight=".5pt">
                  <v:textbox>
                    <w:txbxContent>
                      <w:p w14:paraId="6CC3C5E3" w14:textId="5A5329D4" w:rsidR="00CE6303" w:rsidRDefault="00CE6303" w:rsidP="00CE6303">
                        <w:pPr>
                          <w:jc w:val="center"/>
                          <w:rPr>
                            <w:lang w:val="en-US"/>
                          </w:rPr>
                        </w:pPr>
                        <w:r>
                          <w:rPr>
                            <w:lang w:val="en-US"/>
                          </w:rPr>
                          <w:t xml:space="preserve">k  </w:t>
                        </w:r>
                      </w:p>
                      <w:p w14:paraId="2D8B7D64" w14:textId="77777777" w:rsidR="00CE6303" w:rsidRPr="00483F2D" w:rsidRDefault="00CE6303" w:rsidP="00CE6303">
                        <w:pPr>
                          <w:jc w:val="center"/>
                          <w:rPr>
                            <w:lang w:val="en-US"/>
                          </w:rPr>
                        </w:pPr>
                      </w:p>
                    </w:txbxContent>
                  </v:textbox>
                </v:shape>
              </v:group>
            </w:pict>
          </mc:Fallback>
        </mc:AlternateContent>
      </w:r>
      <w:r w:rsidR="00D62279" w:rsidRPr="00CE6303">
        <w:rPr>
          <w:noProof/>
        </w:rPr>
        <mc:AlternateContent>
          <mc:Choice Requires="wpg">
            <w:drawing>
              <wp:anchor distT="0" distB="0" distL="114300" distR="114300" simplePos="0" relativeHeight="251713535" behindDoc="0" locked="0" layoutInCell="1" allowOverlap="1" wp14:anchorId="1009A6CF" wp14:editId="3D0DC546">
                <wp:simplePos x="0" y="0"/>
                <wp:positionH relativeFrom="column">
                  <wp:posOffset>294585</wp:posOffset>
                </wp:positionH>
                <wp:positionV relativeFrom="paragraph">
                  <wp:posOffset>375893</wp:posOffset>
                </wp:positionV>
                <wp:extent cx="397510" cy="340360"/>
                <wp:effectExtent l="0" t="0" r="0" b="0"/>
                <wp:wrapNone/>
                <wp:docPr id="141" name="Group 141"/>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42" name="Oval 14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E26714C"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a:off x="8965" y="0"/>
                            <a:ext cx="367553" cy="340659"/>
                          </a:xfrm>
                          <a:prstGeom prst="rect">
                            <a:avLst/>
                          </a:prstGeom>
                          <a:noFill/>
                          <a:ln w="6350">
                            <a:noFill/>
                          </a:ln>
                        </wps:spPr>
                        <wps:txbx>
                          <w:txbxContent>
                            <w:p w14:paraId="23D56C2B" w14:textId="0297D39B" w:rsidR="00CE6303" w:rsidRDefault="00CE6303" w:rsidP="00CE6303">
                              <w:pPr>
                                <w:jc w:val="center"/>
                                <w:rPr>
                                  <w:lang w:val="en-US"/>
                                </w:rPr>
                              </w:pPr>
                              <w:r>
                                <w:rPr>
                                  <w:lang w:val="en-US"/>
                                </w:rPr>
                                <w:t>j</w:t>
                              </w:r>
                            </w:p>
                            <w:p w14:paraId="4DA37554"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9A6CF" id="Group 141" o:spid="_x0000_s1102" style="position:absolute;margin-left:23.2pt;margin-top:29.6pt;width:31.3pt;height:26.8pt;z-index:251713535;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">
                <v:oval id="Oval 142" o:spid="_x0000_s110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" filled="f" strokecolor="black [3213]">
                  <v:path arrowok="t"/>
                  <o:lock v:ext="edit" aspectratio="t"/>
                  <v:textbox>
                    <w:txbxContent>
                      <w:p w14:paraId="7E26714C"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3" o:spid="_x0000_s1104"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" filled="f" stroked="f" strokeweight=".5pt">
                  <v:textbox>
                    <w:txbxContent>
                      <w:p w14:paraId="23D56C2B" w14:textId="0297D39B" w:rsidR="00CE6303" w:rsidRDefault="00CE6303" w:rsidP="00CE6303">
                        <w:pPr>
                          <w:jc w:val="center"/>
                          <w:rPr>
                            <w:lang w:val="en-US"/>
                          </w:rPr>
                        </w:pPr>
                        <w:r>
                          <w:rPr>
                            <w:lang w:val="en-US"/>
                          </w:rPr>
                          <w:t>j</w:t>
                        </w:r>
                      </w:p>
                      <w:p w14:paraId="4DA37554" w14:textId="77777777" w:rsidR="00CE6303" w:rsidRPr="00483F2D" w:rsidRDefault="00CE6303" w:rsidP="00CE6303">
                        <w:pPr>
                          <w:jc w:val="center"/>
                          <w:rPr>
                            <w:lang w:val="en-US"/>
                          </w:rPr>
                        </w:pPr>
                      </w:p>
                    </w:txbxContent>
                  </v:textbox>
                </v:shape>
              </v:group>
            </w:pict>
          </mc:Fallback>
        </mc:AlternateContent>
      </w:r>
      <w:r w:rsidR="00370B93">
        <w:fldChar w:fldCharType="begin"/>
      </w:r>
      <w:r w:rsidR="00370B93">
        <w:instrText xml:space="preserve"> INCLUDEPICTURE "https://i.gyazo.com/3969eb815cda8efb314380c939321910.png" \* MERGEFORMATINET </w:instrText>
      </w:r>
      <w:r w:rsidR="00370B93">
        <w:fldChar w:fldCharType="separate"/>
      </w:r>
      <w:r w:rsidR="00370B93">
        <w:rPr>
          <w:noProof/>
        </w:rPr>
        <w:drawing>
          <wp:inline distT="0" distB="0" distL="0" distR="0" wp14:anchorId="0C5E5F94" wp14:editId="5455F156">
            <wp:extent cx="5979160" cy="4658360"/>
            <wp:effectExtent l="88900" t="76200" r="91440" b="1168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9160" cy="465836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70B93">
        <w:fldChar w:fldCharType="end"/>
      </w:r>
    </w:p>
    <w:p w14:paraId="3B65BD9B" w14:textId="45D5B7C6" w:rsidR="00370B93" w:rsidRPr="00370B93" w:rsidRDefault="00370B93" w:rsidP="00370B93"/>
    <w:p w14:paraId="2B0899AD" w14:textId="626224F8" w:rsidR="0022624C" w:rsidRDefault="00522645"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 xml:space="preserve">two heatmaps (j) </w:t>
      </w:r>
      <w:r w:rsidRPr="00522645">
        <w:rPr>
          <w:rFonts w:ascii="Calibri" w:eastAsia="Calibri" w:hAnsi="Calibri" w:cs="Calibri"/>
          <w:lang w:val="en-US"/>
        </w:rPr>
        <w:t>show</w:t>
      </w:r>
      <w:r>
        <w:rPr>
          <w:rFonts w:ascii="Calibri" w:eastAsia="Calibri" w:hAnsi="Calibri" w:cs="Calibri"/>
          <w:lang w:val="en-US"/>
        </w:rPr>
        <w:t>ing</w:t>
      </w:r>
      <w:r w:rsidRPr="00522645">
        <w:rPr>
          <w:rFonts w:ascii="Calibri" w:eastAsia="Calibri" w:hAnsi="Calibri" w:cs="Calibri"/>
          <w:lang w:val="en-US"/>
        </w:rPr>
        <w:t xml:space="preserve"> the intensity (color</w:t>
      </w:r>
      <w:r>
        <w:rPr>
          <w:rFonts w:ascii="Calibri" w:eastAsia="Calibri" w:hAnsi="Calibri" w:cs="Calibri"/>
          <w:lang w:val="en-US"/>
        </w:rPr>
        <w:t>ed</w:t>
      </w:r>
      <w:r w:rsidRPr="00522645">
        <w:rPr>
          <w:rFonts w:ascii="Calibri" w:eastAsia="Calibri" w:hAnsi="Calibri" w:cs="Calibri"/>
          <w:lang w:val="en-US"/>
        </w:rPr>
        <w:t xml:space="preserve">) of </w:t>
      </w:r>
      <w:r w:rsidR="00463D51">
        <w:rPr>
          <w:rFonts w:ascii="Calibri" w:eastAsia="Calibri" w:hAnsi="Calibri" w:cs="Calibri"/>
          <w:lang w:val="en-US"/>
        </w:rPr>
        <w:t xml:space="preserve">the </w:t>
      </w:r>
      <w:r w:rsidRPr="00522645">
        <w:rPr>
          <w:rFonts w:ascii="Calibri" w:eastAsia="Calibri" w:hAnsi="Calibri" w:cs="Calibri"/>
          <w:lang w:val="en-US"/>
        </w:rPr>
        <w:t>observed precursor</w:t>
      </w:r>
      <w:r>
        <w:rPr>
          <w:rFonts w:ascii="Calibri" w:eastAsia="Calibri" w:hAnsi="Calibri" w:cs="Calibri"/>
          <w:lang w:val="en-US"/>
        </w:rPr>
        <w:t xml:space="preserve"> (MS1) or fragment (MS2)</w:t>
      </w:r>
      <w:r w:rsidRPr="00522645">
        <w:rPr>
          <w:rFonts w:ascii="Calibri" w:eastAsia="Calibri" w:hAnsi="Calibri" w:cs="Calibri"/>
          <w:lang w:val="en-US"/>
        </w:rPr>
        <w:t xml:space="preserve"> masses (x-axis) a</w:t>
      </w:r>
      <w:r>
        <w:rPr>
          <w:rFonts w:ascii="Calibri" w:eastAsia="Calibri" w:hAnsi="Calibri" w:cs="Calibri"/>
          <w:lang w:val="en-US"/>
        </w:rPr>
        <w:t>gainst</w:t>
      </w:r>
      <w:r w:rsidRPr="00522645">
        <w:rPr>
          <w:rFonts w:ascii="Calibri" w:eastAsia="Calibri" w:hAnsi="Calibri" w:cs="Calibri"/>
          <w:lang w:val="en-US"/>
        </w:rPr>
        <w:t xml:space="preserve"> the</w:t>
      </w:r>
      <w:r>
        <w:rPr>
          <w:rFonts w:ascii="Calibri" w:eastAsia="Calibri" w:hAnsi="Calibri" w:cs="Calibri"/>
          <w:lang w:val="en-US"/>
        </w:rPr>
        <w:t>ir</w:t>
      </w:r>
      <w:r w:rsidRPr="00522645">
        <w:rPr>
          <w:rFonts w:ascii="Calibri" w:eastAsia="Calibri" w:hAnsi="Calibri" w:cs="Calibri"/>
          <w:lang w:val="en-US"/>
        </w:rPr>
        <w:t xml:space="preserve"> </w:t>
      </w:r>
      <w:r>
        <w:rPr>
          <w:rFonts w:ascii="Calibri" w:eastAsia="Calibri" w:hAnsi="Calibri" w:cs="Calibri"/>
          <w:lang w:val="en-US"/>
        </w:rPr>
        <w:t>ion mobility values</w:t>
      </w:r>
      <w:r w:rsidRPr="00522645">
        <w:rPr>
          <w:rFonts w:ascii="Calibri" w:eastAsia="Calibri" w:hAnsi="Calibri" w:cs="Calibri"/>
          <w:lang w:val="en-US"/>
        </w:rPr>
        <w:t xml:space="preserve"> (y-axis)</w:t>
      </w:r>
      <w:r w:rsidR="00F30E6C">
        <w:rPr>
          <w:rFonts w:ascii="Calibri" w:eastAsia="Calibri" w:hAnsi="Calibri" w:cs="Calibri"/>
          <w:lang w:val="en-US"/>
        </w:rPr>
        <w:t xml:space="preserve">. The position of the peptide </w:t>
      </w:r>
      <w:r w:rsidR="0022624C">
        <w:rPr>
          <w:rFonts w:ascii="Calibri" w:eastAsia="Calibri" w:hAnsi="Calibri" w:cs="Calibri"/>
          <w:lang w:val="en-US"/>
        </w:rPr>
        <w:t xml:space="preserve">picked </w:t>
      </w:r>
      <w:r w:rsidR="00F30E6C">
        <w:rPr>
          <w:rFonts w:ascii="Calibri" w:eastAsia="Calibri" w:hAnsi="Calibri" w:cs="Calibri"/>
          <w:lang w:val="en-US"/>
        </w:rPr>
        <w:t xml:space="preserve">in the </w:t>
      </w:r>
      <w:r w:rsidR="0022624C">
        <w:rPr>
          <w:rFonts w:ascii="Calibri" w:eastAsia="Calibri" w:hAnsi="Calibri" w:cs="Calibri"/>
          <w:lang w:val="en-US"/>
        </w:rPr>
        <w:t xml:space="preserve">MS1 </w:t>
      </w:r>
      <w:r w:rsidR="00F30E6C">
        <w:rPr>
          <w:rFonts w:ascii="Calibri" w:eastAsia="Calibri" w:hAnsi="Calibri" w:cs="Calibri"/>
          <w:lang w:val="en-US"/>
        </w:rPr>
        <w:t xml:space="preserve">frame </w:t>
      </w:r>
      <w:r w:rsidR="0022624C">
        <w:rPr>
          <w:rFonts w:ascii="Calibri" w:eastAsia="Calibri" w:hAnsi="Calibri" w:cs="Calibri"/>
          <w:lang w:val="en-US"/>
        </w:rPr>
        <w:t>is</w:t>
      </w:r>
      <w:r w:rsidR="00F30E6C">
        <w:rPr>
          <w:rFonts w:ascii="Calibri" w:eastAsia="Calibri" w:hAnsi="Calibri" w:cs="Calibri"/>
          <w:lang w:val="en-US"/>
        </w:rPr>
        <w:t xml:space="preserve"> </w:t>
      </w:r>
      <w:commentRangeStart w:id="159"/>
      <w:commentRangeStart w:id="160"/>
      <w:r w:rsidR="00F30E6C">
        <w:rPr>
          <w:rFonts w:ascii="Calibri" w:eastAsia="Calibri" w:hAnsi="Calibri" w:cs="Calibri"/>
          <w:lang w:val="en-US"/>
        </w:rPr>
        <w:t xml:space="preserve">marked as ‘X’. </w:t>
      </w:r>
      <w:commentRangeEnd w:id="159"/>
      <w:r w:rsidR="00C87C5D">
        <w:rPr>
          <w:rStyle w:val="CommentReference"/>
        </w:rPr>
        <w:commentReference w:id="159"/>
      </w:r>
      <w:commentRangeEnd w:id="160"/>
      <w:r w:rsidR="001F43F7">
        <w:rPr>
          <w:rStyle w:val="CommentReference"/>
        </w:rPr>
        <w:commentReference w:id="160"/>
      </w:r>
    </w:p>
    <w:p w14:paraId="02384B18" w14:textId="605FEFA6" w:rsidR="0022624C" w:rsidRDefault="0022624C"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 xml:space="preserve">“Previous frame” </w:t>
      </w:r>
      <w:r w:rsidR="00463D51">
        <w:rPr>
          <w:rFonts w:ascii="Calibri" w:eastAsia="Calibri" w:hAnsi="Calibri" w:cs="Calibri"/>
          <w:lang w:val="en-US"/>
        </w:rPr>
        <w:t>and</w:t>
      </w:r>
      <w:r>
        <w:rPr>
          <w:rFonts w:ascii="Calibri" w:eastAsia="Calibri" w:hAnsi="Calibri" w:cs="Calibri"/>
          <w:lang w:val="en-US"/>
        </w:rPr>
        <w:t xml:space="preserve"> “Next frame” buttons (k) allowing </w:t>
      </w:r>
      <w:r w:rsidR="00463D51">
        <w:rPr>
          <w:rFonts w:ascii="Calibri" w:eastAsia="Calibri" w:hAnsi="Calibri" w:cs="Calibri"/>
          <w:lang w:val="en-US"/>
        </w:rPr>
        <w:t xml:space="preserve">you </w:t>
      </w:r>
      <w:r>
        <w:rPr>
          <w:rFonts w:ascii="Calibri" w:eastAsia="Calibri" w:hAnsi="Calibri" w:cs="Calibri"/>
          <w:lang w:val="en-US"/>
        </w:rPr>
        <w:t>t</w:t>
      </w:r>
      <w:r w:rsidR="00F30E6C">
        <w:rPr>
          <w:rFonts w:ascii="Calibri" w:eastAsia="Calibri" w:hAnsi="Calibri" w:cs="Calibri"/>
          <w:lang w:val="en-US"/>
        </w:rPr>
        <w:t xml:space="preserve">o switch between </w:t>
      </w:r>
      <w:r w:rsidR="0043583B">
        <w:rPr>
          <w:rFonts w:ascii="Calibri" w:eastAsia="Calibri" w:hAnsi="Calibri" w:cs="Calibri"/>
          <w:lang w:val="en-US"/>
        </w:rPr>
        <w:t xml:space="preserve">the </w:t>
      </w:r>
      <w:r w:rsidR="00F30E6C">
        <w:rPr>
          <w:rFonts w:ascii="Calibri" w:eastAsia="Calibri" w:hAnsi="Calibri" w:cs="Calibri"/>
          <w:lang w:val="en-US"/>
        </w:rPr>
        <w:t xml:space="preserve">frames </w:t>
      </w:r>
      <w:r w:rsidR="0043583B">
        <w:rPr>
          <w:rFonts w:ascii="Calibri" w:eastAsia="Calibri" w:hAnsi="Calibri" w:cs="Calibri"/>
          <w:lang w:val="en-US"/>
        </w:rPr>
        <w:t xml:space="preserve">in which the </w:t>
      </w:r>
      <w:r w:rsidR="00F30E6C">
        <w:rPr>
          <w:rFonts w:ascii="Calibri" w:eastAsia="Calibri" w:hAnsi="Calibri" w:cs="Calibri"/>
          <w:lang w:val="en-US"/>
        </w:rPr>
        <w:t>peptide was analyzed</w:t>
      </w:r>
      <w:r w:rsidR="00F717BA">
        <w:rPr>
          <w:rFonts w:ascii="Calibri" w:eastAsia="Calibri" w:hAnsi="Calibri" w:cs="Calibri"/>
          <w:lang w:val="en-US"/>
        </w:rPr>
        <w:t>,</w:t>
      </w:r>
      <w:r>
        <w:rPr>
          <w:rFonts w:ascii="Calibri" w:eastAsia="Calibri" w:hAnsi="Calibri" w:cs="Calibri"/>
          <w:lang w:val="en-US"/>
        </w:rPr>
        <w:t xml:space="preserve"> if there </w:t>
      </w:r>
      <w:r w:rsidR="00F717BA">
        <w:rPr>
          <w:rFonts w:ascii="Calibri" w:eastAsia="Calibri" w:hAnsi="Calibri" w:cs="Calibri"/>
          <w:lang w:val="en-US"/>
        </w:rPr>
        <w:t>are</w:t>
      </w:r>
      <w:r>
        <w:rPr>
          <w:rFonts w:ascii="Calibri" w:eastAsia="Calibri" w:hAnsi="Calibri" w:cs="Calibri"/>
          <w:lang w:val="en-US"/>
        </w:rPr>
        <w:t xml:space="preserve"> </w:t>
      </w:r>
      <w:r w:rsidR="00F717BA" w:rsidRPr="00F717BA">
        <w:rPr>
          <w:rFonts w:ascii="Calibri" w:eastAsia="Calibri" w:hAnsi="Calibri" w:cs="Calibri"/>
          <w:lang w:val="en-US"/>
        </w:rPr>
        <w:t>more than one such frame</w:t>
      </w:r>
      <w:r>
        <w:rPr>
          <w:rFonts w:ascii="Calibri" w:eastAsia="Calibri" w:hAnsi="Calibri" w:cs="Calibri"/>
          <w:lang w:val="en-US"/>
        </w:rPr>
        <w:t>;</w:t>
      </w:r>
    </w:p>
    <w:p w14:paraId="3DCEC4F2" w14:textId="5BE2635F" w:rsidR="0022624C" w:rsidRPr="00F717BA" w:rsidRDefault="00F717BA" w:rsidP="00F717BA">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an</w:t>
      </w:r>
      <w:r w:rsidR="0022624C">
        <w:rPr>
          <w:rFonts w:ascii="Calibri" w:eastAsia="Calibri" w:hAnsi="Calibri" w:cs="Calibri"/>
          <w:lang w:val="en-US"/>
        </w:rPr>
        <w:t xml:space="preserve"> “Overlap frames” button (l) allowing</w:t>
      </w:r>
      <w:r w:rsidR="00F30E6C">
        <w:rPr>
          <w:rFonts w:ascii="Calibri" w:eastAsia="Calibri" w:hAnsi="Calibri" w:cs="Calibri"/>
          <w:lang w:val="en-US"/>
        </w:rPr>
        <w:t xml:space="preserve"> </w:t>
      </w:r>
      <w:r>
        <w:rPr>
          <w:rFonts w:ascii="Calibri" w:eastAsia="Calibri" w:hAnsi="Calibri" w:cs="Calibri"/>
          <w:lang w:val="en-US"/>
        </w:rPr>
        <w:t>overlapping</w:t>
      </w:r>
      <w:r w:rsidR="00F30E6C">
        <w:rPr>
          <w:rFonts w:ascii="Calibri" w:eastAsia="Calibri" w:hAnsi="Calibri" w:cs="Calibri"/>
          <w:lang w:val="en-US"/>
        </w:rPr>
        <w:t xml:space="preserve"> </w:t>
      </w:r>
      <w:r>
        <w:rPr>
          <w:rFonts w:ascii="Calibri" w:eastAsia="Calibri" w:hAnsi="Calibri" w:cs="Calibri"/>
          <w:lang w:val="en-US"/>
        </w:rPr>
        <w:t xml:space="preserve">of </w:t>
      </w:r>
      <w:r w:rsidR="00F30E6C">
        <w:rPr>
          <w:rFonts w:ascii="Calibri" w:eastAsia="Calibri" w:hAnsi="Calibri" w:cs="Calibri"/>
          <w:lang w:val="en-US"/>
        </w:rPr>
        <w:t>the frames</w:t>
      </w:r>
      <w:r w:rsidR="0022624C">
        <w:rPr>
          <w:rFonts w:ascii="Calibri" w:eastAsia="Calibri" w:hAnsi="Calibri" w:cs="Calibri"/>
          <w:lang w:val="en-US"/>
        </w:rPr>
        <w:t xml:space="preserve"> in which the peptide was analyzed</w:t>
      </w:r>
      <w:r>
        <w:rPr>
          <w:rFonts w:ascii="Calibri" w:eastAsia="Calibri" w:hAnsi="Calibri" w:cs="Calibri"/>
          <w:lang w:val="en-US"/>
        </w:rPr>
        <w:t xml:space="preserve">, if there are </w:t>
      </w:r>
      <w:r w:rsidRPr="00F717BA">
        <w:rPr>
          <w:rFonts w:ascii="Calibri" w:eastAsia="Calibri" w:hAnsi="Calibri" w:cs="Calibri"/>
          <w:lang w:val="en-US"/>
        </w:rPr>
        <w:t>more than one such frame</w:t>
      </w:r>
      <w:r>
        <w:rPr>
          <w:rFonts w:ascii="Calibri" w:eastAsia="Calibri" w:hAnsi="Calibri" w:cs="Calibri"/>
          <w:lang w:val="en-US"/>
        </w:rPr>
        <w:t>;</w:t>
      </w:r>
    </w:p>
    <w:p w14:paraId="60DB67E6" w14:textId="4490373F" w:rsidR="00F717BA" w:rsidRDefault="0022624C" w:rsidP="00F717BA">
      <w:pPr>
        <w:pStyle w:val="ListParagraph"/>
        <w:widowControl w:val="0"/>
        <w:numPr>
          <w:ilvl w:val="0"/>
          <w:numId w:val="29"/>
        </w:numPr>
        <w:spacing w:before="240" w:after="240" w:line="276" w:lineRule="auto"/>
        <w:ind w:left="1134"/>
        <w:jc w:val="both"/>
        <w:rPr>
          <w:rFonts w:ascii="Calibri" w:eastAsia="Calibri" w:hAnsi="Calibri" w:cs="Calibri"/>
          <w:lang w:val="en-US"/>
        </w:rPr>
      </w:pPr>
      <w:r>
        <w:rPr>
          <w:rFonts w:ascii="Calibri" w:eastAsia="Calibri" w:hAnsi="Calibri" w:cs="Calibri"/>
          <w:lang w:val="en-US"/>
        </w:rPr>
        <w:t>a</w:t>
      </w:r>
      <w:r w:rsidR="00F30E6C" w:rsidRPr="0022624C">
        <w:rPr>
          <w:rFonts w:ascii="Calibri" w:eastAsia="Calibri" w:hAnsi="Calibri" w:cs="Calibri"/>
          <w:lang w:val="en-US"/>
        </w:rPr>
        <w:t xml:space="preserve"> com</w:t>
      </w:r>
      <w:r>
        <w:rPr>
          <w:rFonts w:ascii="Calibri" w:eastAsia="Calibri" w:hAnsi="Calibri" w:cs="Calibri"/>
          <w:lang w:val="en-US"/>
        </w:rPr>
        <w:t>p</w:t>
      </w:r>
      <w:r w:rsidR="001F43F7">
        <w:rPr>
          <w:rFonts w:ascii="Calibri" w:eastAsia="Calibri" w:hAnsi="Calibri" w:cs="Calibri"/>
          <w:lang w:val="en-US"/>
        </w:rPr>
        <w:t>ound</w:t>
      </w:r>
      <w:r w:rsidR="00F30E6C" w:rsidRPr="0022624C">
        <w:rPr>
          <w:rFonts w:ascii="Calibri" w:eastAsia="Calibri" w:hAnsi="Calibri" w:cs="Calibri"/>
          <w:lang w:val="en-US"/>
        </w:rPr>
        <w:t xml:space="preserve"> </w:t>
      </w:r>
      <w:r w:rsidR="00F717BA">
        <w:rPr>
          <w:rFonts w:ascii="Calibri" w:eastAsia="Calibri" w:hAnsi="Calibri" w:cs="Calibri"/>
          <w:lang w:val="en-US"/>
        </w:rPr>
        <w:t>graph</w:t>
      </w:r>
      <w:r w:rsidR="00F30E6C" w:rsidRPr="0022624C">
        <w:rPr>
          <w:rFonts w:ascii="Calibri" w:eastAsia="Calibri" w:hAnsi="Calibri" w:cs="Calibri"/>
          <w:lang w:val="en-US"/>
        </w:rPr>
        <w:t xml:space="preserve"> (</w:t>
      </w:r>
      <w:r>
        <w:rPr>
          <w:rFonts w:ascii="Calibri" w:eastAsia="Calibri" w:hAnsi="Calibri" w:cs="Calibri"/>
          <w:lang w:val="en-US"/>
        </w:rPr>
        <w:t>m</w:t>
      </w:r>
      <w:r w:rsidR="00F30E6C" w:rsidRPr="0022624C">
        <w:rPr>
          <w:rFonts w:ascii="Calibri" w:eastAsia="Calibri" w:hAnsi="Calibri" w:cs="Calibri"/>
          <w:lang w:val="en-US"/>
        </w:rPr>
        <w:t xml:space="preserve">) showing </w:t>
      </w:r>
      <w:r w:rsidR="00F717BA">
        <w:rPr>
          <w:rFonts w:ascii="Calibri" w:eastAsia="Calibri" w:hAnsi="Calibri" w:cs="Calibri"/>
          <w:lang w:val="en-US"/>
        </w:rPr>
        <w:t>an</w:t>
      </w:r>
      <w:r w:rsidR="00F30E6C" w:rsidRPr="0022624C">
        <w:rPr>
          <w:rFonts w:ascii="Calibri" w:eastAsia="Calibri" w:hAnsi="Calibri" w:cs="Calibri"/>
          <w:lang w:val="en-US"/>
        </w:rPr>
        <w:t xml:space="preserve"> </w:t>
      </w:r>
      <w:r w:rsidR="00FF2D86">
        <w:rPr>
          <w:rFonts w:ascii="Calibri" w:eastAsia="Calibri" w:hAnsi="Calibri" w:cs="Calibri"/>
          <w:lang w:val="en-US"/>
        </w:rPr>
        <w:t>M</w:t>
      </w:r>
      <w:r w:rsidR="00F30E6C" w:rsidRPr="0022624C">
        <w:rPr>
          <w:rFonts w:ascii="Calibri" w:eastAsia="Calibri" w:hAnsi="Calibri" w:cs="Calibri"/>
          <w:lang w:val="en-US"/>
        </w:rPr>
        <w:t xml:space="preserve">S2 spectrum highlighting the b- and y-ions identified by </w:t>
      </w:r>
      <w:r>
        <w:rPr>
          <w:rFonts w:ascii="Calibri" w:eastAsia="Calibri" w:hAnsi="Calibri" w:cs="Calibri"/>
          <w:lang w:val="en-US"/>
        </w:rPr>
        <w:t>MaxQuant</w:t>
      </w:r>
      <w:r w:rsidR="00F30E6C" w:rsidRPr="0022624C">
        <w:rPr>
          <w:rFonts w:ascii="Calibri" w:eastAsia="Calibri" w:hAnsi="Calibri" w:cs="Calibri"/>
          <w:lang w:val="en-US"/>
        </w:rPr>
        <w:t xml:space="preserve">, </w:t>
      </w:r>
      <w:proofErr w:type="gramStart"/>
      <w:r w:rsidR="0043583B" w:rsidRPr="0022624C">
        <w:rPr>
          <w:rFonts w:ascii="Calibri" w:eastAsia="Calibri" w:hAnsi="Calibri" w:cs="Calibri"/>
          <w:lang w:val="en-US"/>
        </w:rPr>
        <w:t>a</w:t>
      </w:r>
      <w:r w:rsidR="00FF2D86">
        <w:rPr>
          <w:rFonts w:ascii="Calibri" w:eastAsia="Calibri" w:hAnsi="Calibri" w:cs="Calibri"/>
          <w:lang w:val="en-US"/>
        </w:rPr>
        <w:t>n</w:t>
      </w:r>
      <w:proofErr w:type="gramEnd"/>
      <w:r w:rsidR="00FF2D86">
        <w:rPr>
          <w:rFonts w:ascii="Calibri" w:eastAsia="Calibri" w:hAnsi="Calibri" w:cs="Calibri"/>
          <w:lang w:val="en-US"/>
        </w:rPr>
        <w:t xml:space="preserve"> </w:t>
      </w:r>
      <w:commentRangeStart w:id="161"/>
      <w:commentRangeStart w:id="162"/>
      <w:r w:rsidR="00F30E6C" w:rsidRPr="0022624C">
        <w:rPr>
          <w:rFonts w:ascii="Calibri" w:eastAsia="Calibri" w:hAnsi="Calibri" w:cs="Calibri"/>
          <w:lang w:val="en-US"/>
        </w:rPr>
        <w:t xml:space="preserve">mass error plot </w:t>
      </w:r>
      <w:commentRangeEnd w:id="161"/>
      <w:r w:rsidR="00C87C5D">
        <w:rPr>
          <w:rStyle w:val="CommentReference"/>
        </w:rPr>
        <w:commentReference w:id="161"/>
      </w:r>
      <w:commentRangeEnd w:id="162"/>
      <w:r w:rsidR="00FF2D86">
        <w:rPr>
          <w:rStyle w:val="CommentReference"/>
        </w:rPr>
        <w:commentReference w:id="162"/>
      </w:r>
      <w:r w:rsidR="00F30E6C" w:rsidRPr="0022624C">
        <w:rPr>
          <w:rFonts w:ascii="Calibri" w:eastAsia="Calibri" w:hAnsi="Calibri" w:cs="Calibri"/>
          <w:lang w:val="en-US"/>
        </w:rPr>
        <w:t xml:space="preserve">for the identified b- and y-ions and </w:t>
      </w:r>
      <w:r w:rsidR="00F717BA">
        <w:rPr>
          <w:rFonts w:ascii="Calibri" w:eastAsia="Calibri" w:hAnsi="Calibri" w:cs="Calibri"/>
          <w:lang w:val="en-US"/>
        </w:rPr>
        <w:t>a</w:t>
      </w:r>
      <w:r w:rsidR="00F30E6C" w:rsidRPr="0022624C">
        <w:rPr>
          <w:rFonts w:ascii="Calibri" w:eastAsia="Calibri" w:hAnsi="Calibri" w:cs="Calibri"/>
          <w:lang w:val="en-US"/>
        </w:rPr>
        <w:t xml:space="preserve"> peptide sequence </w:t>
      </w:r>
      <w:r w:rsidR="0043583B" w:rsidRPr="0022624C">
        <w:rPr>
          <w:rFonts w:ascii="Calibri" w:eastAsia="Calibri" w:hAnsi="Calibri" w:cs="Calibri"/>
          <w:lang w:val="en-US"/>
        </w:rPr>
        <w:t>showing</w:t>
      </w:r>
      <w:r w:rsidR="00F30E6C" w:rsidRPr="0022624C">
        <w:rPr>
          <w:rFonts w:ascii="Calibri" w:eastAsia="Calibri" w:hAnsi="Calibri" w:cs="Calibri"/>
          <w:lang w:val="en-US"/>
        </w:rPr>
        <w:t xml:space="preserve"> which </w:t>
      </w:r>
      <w:commentRangeStart w:id="163"/>
      <w:r w:rsidR="00F30E6C" w:rsidRPr="0022624C">
        <w:rPr>
          <w:rFonts w:ascii="Calibri" w:eastAsia="Calibri" w:hAnsi="Calibri" w:cs="Calibri"/>
          <w:lang w:val="en-US"/>
        </w:rPr>
        <w:t xml:space="preserve">ions </w:t>
      </w:r>
      <w:commentRangeEnd w:id="163"/>
      <w:r w:rsidR="006A5316">
        <w:rPr>
          <w:rStyle w:val="CommentReference"/>
        </w:rPr>
        <w:commentReference w:id="163"/>
      </w:r>
      <w:r w:rsidR="00F717BA">
        <w:rPr>
          <w:rFonts w:ascii="Calibri" w:eastAsia="Calibri" w:hAnsi="Calibri" w:cs="Calibri"/>
          <w:lang w:val="en-US"/>
        </w:rPr>
        <w:t>were</w:t>
      </w:r>
      <w:r w:rsidR="0043583B" w:rsidRPr="0022624C">
        <w:rPr>
          <w:rFonts w:ascii="Calibri" w:eastAsia="Calibri" w:hAnsi="Calibri" w:cs="Calibri"/>
          <w:lang w:val="en-US"/>
        </w:rPr>
        <w:t xml:space="preserve"> </w:t>
      </w:r>
      <w:r w:rsidR="00F30E6C" w:rsidRPr="0022624C">
        <w:rPr>
          <w:rFonts w:ascii="Calibri" w:eastAsia="Calibri" w:hAnsi="Calibri" w:cs="Calibri"/>
          <w:lang w:val="en-US"/>
        </w:rPr>
        <w:t>identified</w:t>
      </w:r>
      <w:r>
        <w:rPr>
          <w:rFonts w:ascii="Calibri" w:eastAsia="Calibri" w:hAnsi="Calibri" w:cs="Calibri"/>
          <w:lang w:val="en-US"/>
        </w:rPr>
        <w:t xml:space="preserve"> for the selected peptide</w:t>
      </w:r>
      <w:r w:rsidR="00F30E6C" w:rsidRPr="0022624C">
        <w:rPr>
          <w:rFonts w:ascii="Calibri" w:eastAsia="Calibri" w:hAnsi="Calibri" w:cs="Calibri"/>
          <w:lang w:val="en-US"/>
        </w:rPr>
        <w:t xml:space="preserve">. </w:t>
      </w:r>
    </w:p>
    <w:p w14:paraId="46FE60C9" w14:textId="0C7414F6" w:rsidR="00E92E21" w:rsidRDefault="0022624C" w:rsidP="001E3F89">
      <w:pPr>
        <w:widowControl w:val="0"/>
        <w:spacing w:before="240" w:after="240" w:line="276" w:lineRule="auto"/>
        <w:ind w:left="774"/>
        <w:jc w:val="both"/>
        <w:rPr>
          <w:rFonts w:ascii="Calibri" w:eastAsia="Calibri" w:hAnsi="Calibri" w:cs="Calibri"/>
          <w:lang w:val="en-US"/>
        </w:rPr>
      </w:pPr>
      <w:commentRangeStart w:id="164"/>
      <w:commentRangeStart w:id="165"/>
      <w:r w:rsidRPr="00F717BA">
        <w:rPr>
          <w:rFonts w:ascii="Calibri" w:eastAsia="Calibri" w:hAnsi="Calibri" w:cs="Calibri"/>
          <w:lang w:val="en-US"/>
        </w:rPr>
        <w:t>For the shown peptide</w:t>
      </w:r>
      <w:r w:rsidR="0043583B" w:rsidRPr="00F717BA">
        <w:rPr>
          <w:rFonts w:ascii="Calibri" w:eastAsia="Calibri" w:hAnsi="Calibri" w:cs="Calibri"/>
          <w:lang w:val="en-US"/>
        </w:rPr>
        <w:t>,</w:t>
      </w:r>
      <w:r w:rsidR="00F30E6C" w:rsidRPr="00F717BA">
        <w:rPr>
          <w:rFonts w:ascii="Calibri" w:eastAsia="Calibri" w:hAnsi="Calibri" w:cs="Calibri"/>
          <w:lang w:val="en-US"/>
        </w:rPr>
        <w:t xml:space="preserve"> </w:t>
      </w:r>
      <w:r w:rsidR="00FD2FF9" w:rsidRPr="00F717BA">
        <w:rPr>
          <w:rFonts w:ascii="Calibri" w:eastAsia="Calibri" w:hAnsi="Calibri" w:cs="Calibri"/>
          <w:lang w:val="en-US"/>
        </w:rPr>
        <w:t xml:space="preserve">visualization of the mass spectrum </w:t>
      </w:r>
      <w:r w:rsidR="00314777" w:rsidRPr="00F717BA">
        <w:rPr>
          <w:rFonts w:ascii="Calibri" w:eastAsia="Calibri" w:hAnsi="Calibri" w:cs="Calibri"/>
          <w:lang w:val="en-US"/>
        </w:rPr>
        <w:t>confirms</w:t>
      </w:r>
      <w:r w:rsidR="0043583B" w:rsidRPr="00F717BA">
        <w:rPr>
          <w:rFonts w:ascii="Calibri" w:eastAsia="Calibri" w:hAnsi="Calibri" w:cs="Calibri"/>
          <w:lang w:val="en-US"/>
        </w:rPr>
        <w:t xml:space="preserve"> the</w:t>
      </w:r>
      <w:r w:rsidR="00FD2FF9" w:rsidRPr="00F717BA">
        <w:rPr>
          <w:rFonts w:ascii="Calibri" w:eastAsia="Calibri" w:hAnsi="Calibri" w:cs="Calibri"/>
          <w:lang w:val="en-US"/>
        </w:rPr>
        <w:t xml:space="preserve"> </w:t>
      </w:r>
      <w:r w:rsidR="00314777" w:rsidRPr="00F717BA">
        <w:rPr>
          <w:rFonts w:ascii="Calibri" w:eastAsia="Calibri" w:hAnsi="Calibri" w:cs="Calibri"/>
          <w:lang w:val="en-US"/>
        </w:rPr>
        <w:t>high</w:t>
      </w:r>
      <w:r w:rsidR="00FD2FF9" w:rsidRPr="00F717BA">
        <w:rPr>
          <w:rFonts w:ascii="Calibri" w:eastAsia="Calibri" w:hAnsi="Calibri" w:cs="Calibri"/>
          <w:lang w:val="en-US"/>
        </w:rPr>
        <w:t xml:space="preserve"> andromeda </w:t>
      </w:r>
      <w:r w:rsidR="00314777" w:rsidRPr="00F717BA">
        <w:rPr>
          <w:rFonts w:ascii="Calibri" w:eastAsia="Calibri" w:hAnsi="Calibri" w:cs="Calibri"/>
          <w:lang w:val="en-US"/>
        </w:rPr>
        <w:t xml:space="preserve">quality </w:t>
      </w:r>
      <w:r w:rsidR="00FD2FF9" w:rsidRPr="00F717BA">
        <w:rPr>
          <w:rFonts w:ascii="Calibri" w:eastAsia="Calibri" w:hAnsi="Calibri" w:cs="Calibri"/>
          <w:lang w:val="en-US"/>
        </w:rPr>
        <w:t>score</w:t>
      </w:r>
      <w:r w:rsidR="0043583B" w:rsidRPr="00F717BA">
        <w:rPr>
          <w:rFonts w:ascii="Calibri" w:eastAsia="Calibri" w:hAnsi="Calibri" w:cs="Calibri"/>
          <w:lang w:val="en-US"/>
        </w:rPr>
        <w:t>,</w:t>
      </w:r>
      <w:r w:rsidR="00FD2FF9" w:rsidRPr="00F717BA">
        <w:rPr>
          <w:rFonts w:ascii="Calibri" w:eastAsia="Calibri" w:hAnsi="Calibri" w:cs="Calibri"/>
          <w:lang w:val="en-US"/>
        </w:rPr>
        <w:t xml:space="preserve"> as </w:t>
      </w:r>
      <w:r w:rsidR="00314777" w:rsidRPr="00F717BA">
        <w:rPr>
          <w:rFonts w:ascii="Calibri" w:eastAsia="Calibri" w:hAnsi="Calibri" w:cs="Calibri"/>
          <w:lang w:val="en-US"/>
        </w:rPr>
        <w:t xml:space="preserve">many </w:t>
      </w:r>
      <w:r w:rsidR="00FD2FF9" w:rsidRPr="00F717BA">
        <w:rPr>
          <w:rFonts w:ascii="Calibri" w:eastAsia="Calibri" w:hAnsi="Calibri" w:cs="Calibri"/>
          <w:lang w:val="en-US"/>
        </w:rPr>
        <w:t xml:space="preserve">b- and y-ions </w:t>
      </w:r>
      <w:r w:rsidR="00F717BA" w:rsidRPr="00F717BA">
        <w:rPr>
          <w:rFonts w:ascii="Calibri" w:eastAsia="Calibri" w:hAnsi="Calibri" w:cs="Calibri"/>
          <w:lang w:val="en-US"/>
        </w:rPr>
        <w:t>were detected in the data with relatively low errors</w:t>
      </w:r>
      <w:r w:rsidR="0043583B" w:rsidRPr="00F717BA">
        <w:rPr>
          <w:rFonts w:ascii="Calibri" w:eastAsia="Calibri" w:hAnsi="Calibri" w:cs="Calibri"/>
          <w:lang w:val="en-US"/>
        </w:rPr>
        <w:t>,</w:t>
      </w:r>
      <w:r w:rsidR="00FD2FF9" w:rsidRPr="00F717BA">
        <w:rPr>
          <w:rFonts w:ascii="Calibri" w:eastAsia="Calibri" w:hAnsi="Calibri" w:cs="Calibri"/>
          <w:lang w:val="en-US"/>
        </w:rPr>
        <w:t xml:space="preserve"> </w:t>
      </w:r>
      <w:r w:rsidR="0043583B" w:rsidRPr="00F717BA">
        <w:rPr>
          <w:rFonts w:ascii="Calibri" w:eastAsia="Calibri" w:hAnsi="Calibri" w:cs="Calibri"/>
          <w:lang w:val="en-US"/>
        </w:rPr>
        <w:t>which</w:t>
      </w:r>
      <w:r w:rsidR="00FD2FF9" w:rsidRPr="00F717BA">
        <w:rPr>
          <w:rFonts w:ascii="Calibri" w:eastAsia="Calibri" w:hAnsi="Calibri" w:cs="Calibri"/>
          <w:lang w:val="en-US"/>
        </w:rPr>
        <w:t xml:space="preserve"> </w:t>
      </w:r>
      <w:r w:rsidR="00314777" w:rsidRPr="00F717BA">
        <w:rPr>
          <w:rFonts w:ascii="Calibri" w:eastAsia="Calibri" w:hAnsi="Calibri" w:cs="Calibri"/>
          <w:lang w:val="en-US"/>
        </w:rPr>
        <w:t xml:space="preserve">is </w:t>
      </w:r>
      <w:r w:rsidR="00973A3D" w:rsidRPr="00973A3D">
        <w:rPr>
          <w:rFonts w:ascii="Calibri" w:eastAsia="Calibri" w:hAnsi="Calibri" w:cs="Calibri"/>
          <w:lang w:val="en-US"/>
        </w:rPr>
        <w:t>essential</w:t>
      </w:r>
      <w:r w:rsidR="00FD2FF9" w:rsidRPr="00F717BA">
        <w:rPr>
          <w:rFonts w:ascii="Calibri" w:eastAsia="Calibri" w:hAnsi="Calibri" w:cs="Calibri"/>
          <w:lang w:val="en-US"/>
        </w:rPr>
        <w:t xml:space="preserve"> for </w:t>
      </w:r>
      <w:r w:rsidR="0043583B" w:rsidRPr="00F717BA">
        <w:rPr>
          <w:rFonts w:ascii="Calibri" w:eastAsia="Calibri" w:hAnsi="Calibri" w:cs="Calibri"/>
          <w:lang w:val="en-US"/>
        </w:rPr>
        <w:t>a</w:t>
      </w:r>
      <w:r w:rsidR="00FD2FF9" w:rsidRPr="00F717BA">
        <w:rPr>
          <w:rFonts w:ascii="Calibri" w:eastAsia="Calibri" w:hAnsi="Calibri" w:cs="Calibri"/>
          <w:lang w:val="en-US"/>
        </w:rPr>
        <w:t xml:space="preserve"> confident identification. </w:t>
      </w:r>
      <w:commentRangeEnd w:id="164"/>
      <w:r w:rsidR="006A5316">
        <w:rPr>
          <w:rStyle w:val="CommentReference"/>
        </w:rPr>
        <w:commentReference w:id="164"/>
      </w:r>
      <w:commentRangeEnd w:id="165"/>
      <w:r w:rsidR="00FF2D86">
        <w:rPr>
          <w:rStyle w:val="CommentReference"/>
        </w:rPr>
        <w:commentReference w:id="165"/>
      </w:r>
      <w:r w:rsidR="00FF2D86" w:rsidRPr="00FF2D86">
        <w:rPr>
          <w:rFonts w:ascii="Calibri" w:eastAsia="Calibri" w:hAnsi="Calibri" w:cs="Calibri"/>
          <w:lang w:val="en-US"/>
        </w:rPr>
        <w:t xml:space="preserve">However, </w:t>
      </w:r>
      <w:r w:rsidR="00FF2D86">
        <w:rPr>
          <w:rFonts w:ascii="Calibri" w:eastAsia="Calibri" w:hAnsi="Calibri" w:cs="Calibri"/>
          <w:lang w:val="en-US"/>
        </w:rPr>
        <w:t xml:space="preserve">we may also observe </w:t>
      </w:r>
      <w:r w:rsidR="00FF2D86" w:rsidRPr="00FF2D86">
        <w:rPr>
          <w:rFonts w:ascii="Calibri" w:eastAsia="Calibri" w:hAnsi="Calibri" w:cs="Calibri"/>
          <w:lang w:val="en-US"/>
        </w:rPr>
        <w:t>many unidentified peaks as well, including high-intense ones.</w:t>
      </w:r>
    </w:p>
    <w:p w14:paraId="6F5CBB03" w14:textId="29DB3D46" w:rsidR="00AE3C13" w:rsidRPr="00147F45" w:rsidRDefault="00E92E21" w:rsidP="00AE3C13">
      <w:pPr>
        <w:pStyle w:val="ListParagraph"/>
        <w:widowControl w:val="0"/>
        <w:numPr>
          <w:ilvl w:val="0"/>
          <w:numId w:val="28"/>
        </w:numPr>
        <w:spacing w:before="240" w:after="240" w:line="276" w:lineRule="auto"/>
        <w:ind w:left="714" w:hanging="357"/>
        <w:jc w:val="both"/>
        <w:rPr>
          <w:rFonts w:ascii="Calibri" w:eastAsia="Calibri" w:hAnsi="Calibri" w:cs="Calibri"/>
          <w:b/>
          <w:bCs/>
          <w:lang w:val="en-US"/>
        </w:rPr>
      </w:pPr>
      <w:r w:rsidRPr="00147F45">
        <w:rPr>
          <w:rFonts w:ascii="Calibri" w:eastAsia="Calibri" w:hAnsi="Calibri" w:cs="Calibri"/>
          <w:b/>
          <w:bCs/>
          <w:lang w:val="en-US"/>
        </w:rPr>
        <w:lastRenderedPageBreak/>
        <w:t xml:space="preserve">DIA data analyzed </w:t>
      </w:r>
      <w:r w:rsidR="00594379" w:rsidRPr="00147F45">
        <w:rPr>
          <w:rFonts w:ascii="Calibri" w:eastAsia="Calibri" w:hAnsi="Calibri" w:cs="Calibri"/>
          <w:b/>
          <w:bCs/>
          <w:lang w:val="en-US"/>
        </w:rPr>
        <w:t>with</w:t>
      </w:r>
      <w:r w:rsidRPr="00147F45">
        <w:rPr>
          <w:rFonts w:ascii="Calibri" w:eastAsia="Calibri" w:hAnsi="Calibri" w:cs="Calibri"/>
          <w:b/>
          <w:bCs/>
          <w:lang w:val="en-US"/>
        </w:rPr>
        <w:t xml:space="preserve"> DIA-NN software:</w:t>
      </w:r>
      <w:r w:rsidR="00AE3C13" w:rsidRPr="00147F45">
        <w:rPr>
          <w:b/>
          <w:bCs/>
          <w:noProof/>
        </w:rPr>
        <w:t xml:space="preserve"> </w:t>
      </w:r>
    </w:p>
    <w:p w14:paraId="0DCE3151" w14:textId="7BD41DEC" w:rsidR="00147F45" w:rsidRPr="00147F45" w:rsidRDefault="00147F45" w:rsidP="00147F45">
      <w:pPr>
        <w:widowControl w:val="0"/>
        <w:spacing w:before="240" w:after="240" w:line="276" w:lineRule="auto"/>
        <w:ind w:left="357"/>
        <w:jc w:val="both"/>
        <w:rPr>
          <w:rFonts w:ascii="Calibri" w:eastAsia="Calibri" w:hAnsi="Calibri" w:cs="Calibri"/>
          <w:lang w:val="en-US"/>
        </w:rPr>
      </w:pPr>
      <w:r w:rsidRPr="00147F45">
        <w:rPr>
          <w:rFonts w:ascii="Calibri" w:eastAsia="Calibri" w:hAnsi="Calibri" w:cs="Calibri"/>
          <w:b/>
          <w:bCs/>
          <w:noProof/>
          <w:lang w:val="en-US"/>
        </w:rPr>
        <mc:AlternateContent>
          <mc:Choice Requires="wpg">
            <w:drawing>
              <wp:anchor distT="0" distB="0" distL="114300" distR="114300" simplePos="0" relativeHeight="251744255" behindDoc="0" locked="0" layoutInCell="1" allowOverlap="1" wp14:anchorId="7F1A72E0" wp14:editId="0068355F">
                <wp:simplePos x="0" y="0"/>
                <wp:positionH relativeFrom="column">
                  <wp:posOffset>-78811</wp:posOffset>
                </wp:positionH>
                <wp:positionV relativeFrom="paragraph">
                  <wp:posOffset>528095</wp:posOffset>
                </wp:positionV>
                <wp:extent cx="397510" cy="340360"/>
                <wp:effectExtent l="0" t="0" r="0" b="0"/>
                <wp:wrapNone/>
                <wp:docPr id="205" name="Group 205"/>
                <wp:cNvGraphicFramePr/>
                <a:graphic xmlns:a="http://schemas.openxmlformats.org/drawingml/2006/main">
                  <a:graphicData uri="http://schemas.microsoft.com/office/word/2010/wordprocessingGroup">
                    <wpg:wgp>
                      <wpg:cNvGrpSpPr/>
                      <wpg:grpSpPr>
                        <a:xfrm>
                          <a:off x="0" y="0"/>
                          <a:ext cx="397510" cy="340360"/>
                          <a:chOff x="-1471" y="0"/>
                          <a:chExt cx="367553" cy="340659"/>
                        </a:xfrm>
                      </wpg:grpSpPr>
                      <wps:wsp>
                        <wps:cNvPr id="206" name="Oval 20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D8AB796"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471" y="0"/>
                            <a:ext cx="367553" cy="340659"/>
                          </a:xfrm>
                          <a:prstGeom prst="rect">
                            <a:avLst/>
                          </a:prstGeom>
                          <a:noFill/>
                          <a:ln w="6350">
                            <a:noFill/>
                          </a:ln>
                        </wps:spPr>
                        <wps:txbx>
                          <w:txbxContent>
                            <w:p w14:paraId="7A37D85E" w14:textId="77777777" w:rsidR="00AE3C13" w:rsidRPr="00483F2D" w:rsidRDefault="00AE3C13" w:rsidP="00AE3C13">
                              <w:pPr>
                                <w:spacing w:line="276" w:lineRule="auto"/>
                                <w:jc w:val="center"/>
                                <w:rPr>
                                  <w:lang w:val="en-US"/>
                                </w:rP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1A72E0" id="Group 205" o:spid="_x0000_s1105" style="position:absolute;left:0;text-align:left;margin-left:-6.2pt;margin-top:41.6pt;width:31.3pt;height:26.8pt;z-index:251744255;mso-width-relative:margin;mso-height-relative:margin" coordorigin="-147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">
                <v:oval id="Oval 206" o:spid="_x0000_s110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" filled="f" strokecolor="black [3213]">
                  <v:path arrowok="t"/>
                  <o:lock v:ext="edit" aspectratio="t"/>
                  <v:textbox>
                    <w:txbxContent>
                      <w:p w14:paraId="3D8AB796"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207" o:spid="_x0000_s1107" type="#_x0000_t202" style="position:absolute;left:-147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" filled="f" stroked="f" strokeweight=".5pt">
                  <v:textbox>
                    <w:txbxContent>
                      <w:p w14:paraId="7A37D85E" w14:textId="77777777" w:rsidR="00AE3C13" w:rsidRPr="00483F2D" w:rsidRDefault="00AE3C13" w:rsidP="00AE3C13">
                        <w:pPr>
                          <w:spacing w:line="276" w:lineRule="auto"/>
                          <w:jc w:val="center"/>
                          <w:rPr>
                            <w:lang w:val="en-US"/>
                          </w:rPr>
                        </w:pPr>
                        <w:r>
                          <w:rPr>
                            <w:lang w:val="en-US"/>
                          </w:rPr>
                          <w:t>f</w:t>
                        </w:r>
                      </w:p>
                    </w:txbxContent>
                  </v:textbox>
                </v:shape>
              </v:group>
            </w:pict>
          </mc:Fallback>
        </mc:AlternateContent>
      </w:r>
      <w:r w:rsidRPr="008D2F0E">
        <w:rPr>
          <w:rFonts w:ascii="Calibri" w:eastAsia="Calibri" w:hAnsi="Calibri" w:cs="Calibri"/>
          <w:lang w:val="en-US"/>
        </w:rPr>
        <w:t xml:space="preserve">The following </w:t>
      </w:r>
      <w:r>
        <w:rPr>
          <w:rFonts w:ascii="Calibri" w:eastAsia="Calibri" w:hAnsi="Calibri" w:cs="Calibri"/>
          <w:lang w:val="en-US"/>
        </w:rPr>
        <w:t>DIA-NN</w:t>
      </w:r>
      <w:r w:rsidRPr="008D2F0E">
        <w:rPr>
          <w:rFonts w:ascii="Calibri" w:eastAsia="Calibri" w:hAnsi="Calibri" w:cs="Calibri"/>
          <w:lang w:val="en-US"/>
        </w:rPr>
        <w:t xml:space="preserve"> output files must present in the output folder for </w:t>
      </w:r>
      <w:proofErr w:type="spellStart"/>
      <w:r w:rsidRPr="008D2F0E">
        <w:rPr>
          <w:rFonts w:ascii="Calibri" w:eastAsia="Calibri" w:hAnsi="Calibri" w:cs="Calibri"/>
          <w:lang w:val="en-US"/>
        </w:rPr>
        <w:t>AlphaViz</w:t>
      </w:r>
      <w:proofErr w:type="spellEnd"/>
      <w:r w:rsidRPr="008D2F0E">
        <w:rPr>
          <w:rFonts w:ascii="Calibri" w:eastAsia="Calibri" w:hAnsi="Calibri" w:cs="Calibri"/>
          <w:lang w:val="en-US"/>
        </w:rPr>
        <w:t xml:space="preserve"> to work correctly</w:t>
      </w:r>
      <w:r>
        <w:rPr>
          <w:rFonts w:ascii="Calibri" w:eastAsia="Calibri" w:hAnsi="Calibri" w:cs="Calibri"/>
          <w:lang w:val="en-US"/>
        </w:rPr>
        <w:t>: ‘{</w:t>
      </w:r>
      <w:proofErr w:type="spellStart"/>
      <w:r>
        <w:rPr>
          <w:rFonts w:ascii="Calibri" w:eastAsia="Calibri" w:hAnsi="Calibri" w:cs="Calibri"/>
          <w:lang w:val="en-US"/>
        </w:rPr>
        <w:t>project_name</w:t>
      </w:r>
      <w:proofErr w:type="spellEnd"/>
      <w:proofErr w:type="gramStart"/>
      <w:r>
        <w:rPr>
          <w:rFonts w:ascii="Calibri" w:eastAsia="Calibri" w:hAnsi="Calibri" w:cs="Calibri"/>
          <w:lang w:val="en-US"/>
        </w:rPr>
        <w:t>}.</w:t>
      </w:r>
      <w:proofErr w:type="spellStart"/>
      <w:r>
        <w:rPr>
          <w:rFonts w:ascii="Calibri" w:eastAsia="Calibri" w:hAnsi="Calibri" w:cs="Calibri"/>
          <w:lang w:val="en-US"/>
        </w:rPr>
        <w:t>tsv</w:t>
      </w:r>
      <w:proofErr w:type="spellEnd"/>
      <w:proofErr w:type="gramEnd"/>
      <w:r>
        <w:rPr>
          <w:rFonts w:ascii="Calibri" w:eastAsia="Calibri" w:hAnsi="Calibri" w:cs="Calibri"/>
          <w:lang w:val="en-US"/>
        </w:rPr>
        <w:t>’ and ‘{</w:t>
      </w:r>
      <w:proofErr w:type="spellStart"/>
      <w:r>
        <w:rPr>
          <w:rFonts w:ascii="Calibri" w:eastAsia="Calibri" w:hAnsi="Calibri" w:cs="Calibri"/>
          <w:lang w:val="en-US"/>
        </w:rPr>
        <w:t>project_name</w:t>
      </w:r>
      <w:proofErr w:type="spellEnd"/>
      <w:r>
        <w:rPr>
          <w:rFonts w:ascii="Calibri" w:eastAsia="Calibri" w:hAnsi="Calibri" w:cs="Calibri"/>
          <w:lang w:val="en-US"/>
        </w:rPr>
        <w:t>}.</w:t>
      </w:r>
      <w:proofErr w:type="spellStart"/>
      <w:r>
        <w:rPr>
          <w:rFonts w:ascii="Calibri" w:eastAsia="Calibri" w:hAnsi="Calibri" w:cs="Calibri"/>
          <w:lang w:val="en-US"/>
        </w:rPr>
        <w:t>stats.tsv</w:t>
      </w:r>
      <w:proofErr w:type="spellEnd"/>
      <w:r>
        <w:rPr>
          <w:rFonts w:ascii="Calibri" w:eastAsia="Calibri" w:hAnsi="Calibri" w:cs="Calibri"/>
          <w:lang w:val="en-US"/>
        </w:rPr>
        <w:t>’.</w:t>
      </w:r>
    </w:p>
    <w:p w14:paraId="0F063587" w14:textId="55DC346D" w:rsidR="00AE3C13" w:rsidRPr="00AE3C13" w:rsidRDefault="00147F45" w:rsidP="00AE3C13">
      <w:pPr>
        <w:widowControl w:val="0"/>
        <w:spacing w:line="281" w:lineRule="auto"/>
        <w:jc w:val="both"/>
        <w:rPr>
          <w:rFonts w:ascii="Calibri" w:eastAsia="Calibri" w:hAnsi="Calibri" w:cs="Calibri"/>
          <w:lang w:val="en-US"/>
        </w:rPr>
      </w:pPr>
      <w:r w:rsidRPr="00AE3C13">
        <w:rPr>
          <w:rFonts w:ascii="Calibri" w:eastAsia="Calibri" w:hAnsi="Calibri" w:cs="Calibri"/>
          <w:noProof/>
          <w:lang w:val="en-US"/>
        </w:rPr>
        <mc:AlternateContent>
          <mc:Choice Requires="wpg">
            <w:drawing>
              <wp:anchor distT="0" distB="0" distL="114300" distR="114300" simplePos="0" relativeHeight="251743231" behindDoc="0" locked="0" layoutInCell="1" allowOverlap="1" wp14:anchorId="331E9C87" wp14:editId="6884CE56">
                <wp:simplePos x="0" y="0"/>
                <wp:positionH relativeFrom="column">
                  <wp:posOffset>-90170</wp:posOffset>
                </wp:positionH>
                <wp:positionV relativeFrom="paragraph">
                  <wp:posOffset>930275</wp:posOffset>
                </wp:positionV>
                <wp:extent cx="397510" cy="340360"/>
                <wp:effectExtent l="0" t="0" r="0" b="0"/>
                <wp:wrapNone/>
                <wp:docPr id="202" name="Group 202"/>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203" name="Oval 203"/>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63B215"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Text Box 204"/>
                        <wps:cNvSpPr txBox="1"/>
                        <wps:spPr>
                          <a:xfrm>
                            <a:off x="8965" y="0"/>
                            <a:ext cx="367553" cy="340659"/>
                          </a:xfrm>
                          <a:prstGeom prst="rect">
                            <a:avLst/>
                          </a:prstGeom>
                          <a:noFill/>
                          <a:ln w="6350">
                            <a:noFill/>
                          </a:ln>
                        </wps:spPr>
                        <wps:txbx>
                          <w:txbxContent>
                            <w:p w14:paraId="4BB07DD9" w14:textId="68786A34" w:rsidR="00AE3C13" w:rsidRDefault="00AE3C13" w:rsidP="00AE3C13">
                              <w:pPr>
                                <w:jc w:val="center"/>
                                <w:rPr>
                                  <w:lang w:val="en-US"/>
                                </w:rPr>
                              </w:pPr>
                              <w:r>
                                <w:rPr>
                                  <w:lang w:val="en-US"/>
                                </w:rPr>
                                <w:t xml:space="preserve">n  </w:t>
                              </w:r>
                            </w:p>
                            <w:p w14:paraId="4CD8DA67" w14:textId="77777777" w:rsidR="00AE3C13" w:rsidRPr="00483F2D" w:rsidRDefault="00AE3C13" w:rsidP="00AE3C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E9C87" id="Group 202" o:spid="_x0000_s1108" style="position:absolute;left:0;text-align:left;margin-left:-7.1pt;margin-top:73.25pt;width:31.3pt;height:26.8pt;z-index:25174323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">
                <v:oval id="Oval 203" o:spid="_x0000_s110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" filled="f" strokecolor="black [3213]">
                  <v:path arrowok="t"/>
                  <o:lock v:ext="edit" aspectratio="t"/>
                  <v:textbox>
                    <w:txbxContent>
                      <w:p w14:paraId="0163B215"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204" o:spid="_x0000_s1110"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" filled="f" stroked="f" strokeweight=".5pt">
                  <v:textbox>
                    <w:txbxContent>
                      <w:p w14:paraId="4BB07DD9" w14:textId="68786A34" w:rsidR="00AE3C13" w:rsidRDefault="00AE3C13" w:rsidP="00AE3C13">
                        <w:pPr>
                          <w:jc w:val="center"/>
                          <w:rPr>
                            <w:lang w:val="en-US"/>
                          </w:rPr>
                        </w:pPr>
                        <w:r>
                          <w:rPr>
                            <w:lang w:val="en-US"/>
                          </w:rPr>
                          <w:t xml:space="preserve">n  </w:t>
                        </w:r>
                      </w:p>
                      <w:p w14:paraId="4CD8DA67" w14:textId="77777777" w:rsidR="00AE3C13" w:rsidRPr="00483F2D" w:rsidRDefault="00AE3C13" w:rsidP="00AE3C13">
                        <w:pPr>
                          <w:jc w:val="center"/>
                          <w:rPr>
                            <w:lang w:val="en-US"/>
                          </w:rPr>
                        </w:pPr>
                      </w:p>
                    </w:txbxContent>
                  </v:textbox>
                </v:shape>
              </v:group>
            </w:pict>
          </mc:Fallback>
        </mc:AlternateContent>
      </w:r>
      <w:r w:rsidRPr="00AE3C13">
        <w:rPr>
          <w:rFonts w:ascii="Calibri" w:eastAsia="Calibri" w:hAnsi="Calibri" w:cs="Calibri"/>
          <w:noProof/>
          <w:lang w:val="en-US"/>
        </w:rPr>
        <mc:AlternateContent>
          <mc:Choice Requires="wpg">
            <w:drawing>
              <wp:anchor distT="0" distB="0" distL="114300" distR="114300" simplePos="0" relativeHeight="251742207" behindDoc="0" locked="0" layoutInCell="1" allowOverlap="1" wp14:anchorId="108FA284" wp14:editId="058F60E4">
                <wp:simplePos x="0" y="0"/>
                <wp:positionH relativeFrom="column">
                  <wp:posOffset>962025</wp:posOffset>
                </wp:positionH>
                <wp:positionV relativeFrom="paragraph">
                  <wp:posOffset>1500505</wp:posOffset>
                </wp:positionV>
                <wp:extent cx="397510" cy="340360"/>
                <wp:effectExtent l="0" t="0" r="0" b="0"/>
                <wp:wrapNone/>
                <wp:docPr id="199" name="Group 199"/>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200" name="Oval 200"/>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92DC8BA"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01"/>
                        <wps:cNvSpPr txBox="1"/>
                        <wps:spPr>
                          <a:xfrm>
                            <a:off x="8965" y="0"/>
                            <a:ext cx="367553" cy="340659"/>
                          </a:xfrm>
                          <a:prstGeom prst="rect">
                            <a:avLst/>
                          </a:prstGeom>
                          <a:noFill/>
                          <a:ln w="6350">
                            <a:noFill/>
                          </a:ln>
                        </wps:spPr>
                        <wps:txbx>
                          <w:txbxContent>
                            <w:p w14:paraId="004AD00D" w14:textId="793FED1F" w:rsidR="00AE3C13" w:rsidRDefault="00AE3C13" w:rsidP="00AE3C13">
                              <w:pPr>
                                <w:jc w:val="center"/>
                                <w:rPr>
                                  <w:lang w:val="en-US"/>
                                </w:rPr>
                              </w:pPr>
                              <w:r>
                                <w:rPr>
                                  <w:lang w:val="en-US"/>
                                </w:rPr>
                                <w:t xml:space="preserve">p  </w:t>
                              </w:r>
                            </w:p>
                            <w:p w14:paraId="511C2CC2" w14:textId="77777777" w:rsidR="00AE3C13" w:rsidRPr="00483F2D" w:rsidRDefault="00AE3C13" w:rsidP="00AE3C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8FA284" id="Group 199" o:spid="_x0000_s1111" style="position:absolute;left:0;text-align:left;margin-left:75.75pt;margin-top:118.15pt;width:31.3pt;height:26.8pt;z-index:25174220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">
                <v:oval id="Oval 200" o:spid="_x0000_s111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" filled="f" strokecolor="black [3213]">
                  <v:path arrowok="t"/>
                  <o:lock v:ext="edit" aspectratio="t"/>
                  <v:textbox>
                    <w:txbxContent>
                      <w:p w14:paraId="492DC8BA"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201" o:spid="_x0000_s1113"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" filled="f" stroked="f" strokeweight=".5pt">
                  <v:textbox>
                    <w:txbxContent>
                      <w:p w14:paraId="004AD00D" w14:textId="793FED1F" w:rsidR="00AE3C13" w:rsidRDefault="00AE3C13" w:rsidP="00AE3C13">
                        <w:pPr>
                          <w:jc w:val="center"/>
                          <w:rPr>
                            <w:lang w:val="en-US"/>
                          </w:rPr>
                        </w:pPr>
                        <w:r>
                          <w:rPr>
                            <w:lang w:val="en-US"/>
                          </w:rPr>
                          <w:t xml:space="preserve">p  </w:t>
                        </w:r>
                      </w:p>
                      <w:p w14:paraId="511C2CC2" w14:textId="77777777" w:rsidR="00AE3C13" w:rsidRPr="00483F2D" w:rsidRDefault="00AE3C13" w:rsidP="00AE3C13">
                        <w:pPr>
                          <w:jc w:val="center"/>
                          <w:rPr>
                            <w:lang w:val="en-US"/>
                          </w:rPr>
                        </w:pPr>
                      </w:p>
                    </w:txbxContent>
                  </v:textbox>
                </v:shape>
              </v:group>
            </w:pict>
          </mc:Fallback>
        </mc:AlternateContent>
      </w:r>
      <w:r w:rsidRPr="00AE3C13">
        <w:rPr>
          <w:rFonts w:ascii="Calibri" w:eastAsia="Calibri" w:hAnsi="Calibri" w:cs="Calibri"/>
          <w:noProof/>
          <w:lang w:val="en-US"/>
        </w:rPr>
        <mc:AlternateContent>
          <mc:Choice Requires="wpg">
            <w:drawing>
              <wp:anchor distT="0" distB="0" distL="114300" distR="114300" simplePos="0" relativeHeight="251741183" behindDoc="0" locked="0" layoutInCell="1" allowOverlap="1" wp14:anchorId="3CA5814B" wp14:editId="6DCDA712">
                <wp:simplePos x="0" y="0"/>
                <wp:positionH relativeFrom="column">
                  <wp:posOffset>-74295</wp:posOffset>
                </wp:positionH>
                <wp:positionV relativeFrom="paragraph">
                  <wp:posOffset>1964055</wp:posOffset>
                </wp:positionV>
                <wp:extent cx="397510" cy="340360"/>
                <wp:effectExtent l="0" t="0" r="0" b="0"/>
                <wp:wrapNone/>
                <wp:docPr id="196" name="Group 196"/>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97" name="Oval 19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B181C80"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8965" y="0"/>
                            <a:ext cx="367553" cy="340659"/>
                          </a:xfrm>
                          <a:prstGeom prst="rect">
                            <a:avLst/>
                          </a:prstGeom>
                          <a:noFill/>
                          <a:ln w="6350">
                            <a:noFill/>
                          </a:ln>
                        </wps:spPr>
                        <wps:txbx>
                          <w:txbxContent>
                            <w:p w14:paraId="4F444B3B" w14:textId="15ED6A9F" w:rsidR="00AE3C13" w:rsidRPr="00483F2D" w:rsidRDefault="00AE3C13" w:rsidP="00AE3C13">
                              <w:pPr>
                                <w:spacing w:line="276" w:lineRule="auto"/>
                                <w:jc w:val="center"/>
                                <w:rPr>
                                  <w:lang w:val="en-US"/>
                                </w:rPr>
                              </w:pPr>
                              <w:r>
                                <w:rPr>
                                  <w:lang w:val="en-US"/>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A5814B" id="Group 196" o:spid="_x0000_s1114" style="position:absolute;left:0;text-align:left;margin-left:-5.85pt;margin-top:154.65pt;width:31.3pt;height:26.8pt;z-index:25174118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">
                <v:oval id="Oval 197" o:spid="_x0000_s111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" filled="f" strokecolor="black [3213]">
                  <v:path arrowok="t"/>
                  <o:lock v:ext="edit" aspectratio="t"/>
                  <v:textbox>
                    <w:txbxContent>
                      <w:p w14:paraId="3B181C80"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198" o:spid="_x0000_s1116"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" filled="f" stroked="f" strokeweight=".5pt">
                  <v:textbox>
                    <w:txbxContent>
                      <w:p w14:paraId="4F444B3B" w14:textId="15ED6A9F" w:rsidR="00AE3C13" w:rsidRPr="00483F2D" w:rsidRDefault="00AE3C13" w:rsidP="00AE3C13">
                        <w:pPr>
                          <w:spacing w:line="276" w:lineRule="auto"/>
                          <w:jc w:val="center"/>
                          <w:rPr>
                            <w:lang w:val="en-US"/>
                          </w:rPr>
                        </w:pPr>
                        <w:r>
                          <w:rPr>
                            <w:lang w:val="en-US"/>
                          </w:rPr>
                          <w:t>o</w:t>
                        </w:r>
                      </w:p>
                    </w:txbxContent>
                  </v:textbox>
                </v:shape>
              </v:group>
            </w:pict>
          </mc:Fallback>
        </mc:AlternateContent>
      </w:r>
      <w:r w:rsidRPr="00AE3C13">
        <w:rPr>
          <w:noProof/>
        </w:rPr>
        <mc:AlternateContent>
          <mc:Choice Requires="wpg">
            <w:drawing>
              <wp:anchor distT="0" distB="0" distL="114300" distR="114300" simplePos="0" relativeHeight="251739135" behindDoc="0" locked="0" layoutInCell="1" allowOverlap="1" wp14:anchorId="4779406A" wp14:editId="372A5362">
                <wp:simplePos x="0" y="0"/>
                <wp:positionH relativeFrom="column">
                  <wp:posOffset>-71755</wp:posOffset>
                </wp:positionH>
                <wp:positionV relativeFrom="paragraph">
                  <wp:posOffset>3088675</wp:posOffset>
                </wp:positionV>
                <wp:extent cx="397510" cy="340360"/>
                <wp:effectExtent l="0" t="0" r="0" b="0"/>
                <wp:wrapNone/>
                <wp:docPr id="193" name="Group 193"/>
                <wp:cNvGraphicFramePr/>
                <a:graphic xmlns:a="http://schemas.openxmlformats.org/drawingml/2006/main">
                  <a:graphicData uri="http://schemas.microsoft.com/office/word/2010/wordprocessingGroup">
                    <wpg:wgp>
                      <wpg:cNvGrpSpPr/>
                      <wpg:grpSpPr>
                        <a:xfrm>
                          <a:off x="0" y="0"/>
                          <a:ext cx="397510" cy="340360"/>
                          <a:chOff x="8965" y="-7958"/>
                          <a:chExt cx="367553" cy="340659"/>
                        </a:xfrm>
                      </wpg:grpSpPr>
                      <wps:wsp>
                        <wps:cNvPr id="194" name="Oval 194"/>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2ABEF7F"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a:off x="8965" y="-7958"/>
                            <a:ext cx="367553" cy="340659"/>
                          </a:xfrm>
                          <a:prstGeom prst="rect">
                            <a:avLst/>
                          </a:prstGeom>
                          <a:noFill/>
                          <a:ln w="6350">
                            <a:noFill/>
                          </a:ln>
                        </wps:spPr>
                        <wps:txbx>
                          <w:txbxContent>
                            <w:p w14:paraId="5C031C74" w14:textId="030B71FE" w:rsidR="00AE3C13" w:rsidRPr="00483F2D" w:rsidRDefault="00AE3C13" w:rsidP="00AE3C13">
                              <w:pPr>
                                <w:spacing w:line="276" w:lineRule="auto"/>
                                <w:jc w:val="center"/>
                                <w:rPr>
                                  <w:lang w:val="en-US"/>
                                </w:rPr>
                              </w:pPr>
                              <w:r>
                                <w:rPr>
                                  <w:lang w:val="en-US"/>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79406A" id="Group 193" o:spid="_x0000_s1117" style="position:absolute;left:0;text-align:left;margin-left:-5.65pt;margin-top:243.2pt;width:31.3pt;height:26.8pt;z-index:251739135;mso-width-relative:margin;mso-height-relative:margin" coordorigin="8965,-7958"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">
                <v:oval id="Oval 194" o:spid="_x0000_s1118"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" filled="f" strokecolor="black [3213]">
                  <v:path arrowok="t"/>
                  <o:lock v:ext="edit" aspectratio="t"/>
                  <v:textbox>
                    <w:txbxContent>
                      <w:p w14:paraId="52ABEF7F"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195" o:spid="_x0000_s1119" type="#_x0000_t202" style="position:absolute;left:8965;top:-7958;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" filled="f" stroked="f" strokeweight=".5pt">
                  <v:textbox>
                    <w:txbxContent>
                      <w:p w14:paraId="5C031C74" w14:textId="030B71FE" w:rsidR="00AE3C13" w:rsidRPr="00483F2D" w:rsidRDefault="00AE3C13" w:rsidP="00AE3C13">
                        <w:pPr>
                          <w:spacing w:line="276" w:lineRule="auto"/>
                          <w:jc w:val="center"/>
                          <w:rPr>
                            <w:lang w:val="en-US"/>
                          </w:rPr>
                        </w:pPr>
                        <w:r>
                          <w:rPr>
                            <w:lang w:val="en-US"/>
                          </w:rPr>
                          <w:t>q</w:t>
                        </w:r>
                      </w:p>
                    </w:txbxContent>
                  </v:textbox>
                </v:shape>
              </v:group>
            </w:pict>
          </mc:Fallback>
        </mc:AlternateContent>
      </w:r>
      <w:ins w:id="166" w:author="Microsoft Office User" w:date="2022-01-28T16:26:00Z">
        <w:r w:rsidR="00481098">
          <w:rPr>
            <w:noProof/>
          </w:rPr>
          <mc:AlternateContent>
            <mc:Choice Requires="wps">
              <w:drawing>
                <wp:anchor distT="0" distB="0" distL="114300" distR="114300" simplePos="0" relativeHeight="251767807" behindDoc="0" locked="0" layoutInCell="1" allowOverlap="1" wp14:anchorId="733EF0A4" wp14:editId="2E47E807">
                  <wp:simplePos x="0" y="0"/>
                  <wp:positionH relativeFrom="column">
                    <wp:posOffset>1090003</wp:posOffset>
                  </wp:positionH>
                  <wp:positionV relativeFrom="paragraph">
                    <wp:posOffset>4622895</wp:posOffset>
                  </wp:positionV>
                  <wp:extent cx="193908" cy="179138"/>
                  <wp:effectExtent l="0" t="0" r="9525" b="11430"/>
                  <wp:wrapNone/>
                  <wp:docPr id="64" name="Oval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3908" cy="179138"/>
                          </a:xfrm>
                          <a:prstGeom prst="ellipse">
                            <a:avLst/>
                          </a:prstGeom>
                          <a:noFill/>
                          <a:ln>
                            <a:solidFill>
                              <a:srgbClr val="FFFF00"/>
                            </a:solidFill>
                          </a:ln>
                          <a:effectLst/>
                        </wps:spPr>
                        <wps:style>
                          <a:lnRef idx="1">
                            <a:schemeClr val="accent1"/>
                          </a:lnRef>
                          <a:fillRef idx="3">
                            <a:schemeClr val="accent1"/>
                          </a:fillRef>
                          <a:effectRef idx="2">
                            <a:schemeClr val="accent1"/>
                          </a:effectRef>
                          <a:fontRef idx="minor">
                            <a:schemeClr val="lt1"/>
                          </a:fontRef>
                        </wps:style>
                        <wps:txbx>
                          <w:txbxContent>
                            <w:p w14:paraId="030FF7DC" w14:textId="77777777" w:rsidR="00481098" w:rsidRPr="008A78E4" w:rsidRDefault="00481098" w:rsidP="0048109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3EF0A4" id="Oval 64" o:spid="_x0000_s1120" style="position:absolute;left:0;text-align:left;margin-left:85.85pt;margin-top:364pt;width:15.25pt;height:14.1pt;z-index:2517678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" filled="f" strokecolor="yellow">
                  <v:path arrowok="t"/>
                  <o:lock v:ext="edit" aspectratio="t"/>
                  <v:textbox>
                    <w:txbxContent>
                      <w:p w14:paraId="030FF7DC" w14:textId="77777777" w:rsidR="00481098" w:rsidRPr="008A78E4" w:rsidRDefault="00481098" w:rsidP="00481098">
                        <w:pPr>
                          <w:jc w:val="center"/>
                          <w:rPr>
                            <w:color w:val="000000" w:themeColor="text1"/>
                            <w14:textOutline w14:w="9525" w14:cap="rnd" w14:cmpd="sng" w14:algn="ctr">
                              <w14:noFill/>
                              <w14:prstDash w14:val="solid"/>
                              <w14:bevel/>
                            </w14:textOutline>
                          </w:rPr>
                        </w:pPr>
                      </w:p>
                    </w:txbxContent>
                  </v:textbox>
                </v:oval>
              </w:pict>
            </mc:Fallback>
          </mc:AlternateContent>
        </w:r>
      </w:ins>
      <w:r w:rsidR="00AE3C13">
        <w:fldChar w:fldCharType="begin"/>
      </w:r>
      <w:r w:rsidR="00AE3C13">
        <w:instrText xml:space="preserve"> INCLUDEPICTURE "https://i.gyazo.com/1042a153696c65f234ba9e59700ebf62.png" \* MERGEFORMATINET </w:instrText>
      </w:r>
      <w:r w:rsidR="00AE3C13">
        <w:fldChar w:fldCharType="separate"/>
      </w:r>
      <w:r w:rsidR="00AE3C13">
        <w:rPr>
          <w:noProof/>
        </w:rPr>
        <w:drawing>
          <wp:inline distT="0" distB="0" distL="0" distR="0" wp14:anchorId="12101BC6" wp14:editId="49D346AA">
            <wp:extent cx="5979160" cy="5239385"/>
            <wp:effectExtent l="88900" t="76200" r="91440" b="1073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9160" cy="523938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E3C13">
        <w:fldChar w:fldCharType="end"/>
      </w:r>
    </w:p>
    <w:p w14:paraId="0223D90F" w14:textId="77777777" w:rsidR="001E3F89" w:rsidRDefault="001E3F89" w:rsidP="001E3F89">
      <w:pPr>
        <w:widowControl w:val="0"/>
        <w:spacing w:line="281" w:lineRule="auto"/>
        <w:ind w:left="709"/>
        <w:jc w:val="both"/>
        <w:rPr>
          <w:rFonts w:ascii="Calibri" w:eastAsia="Calibri" w:hAnsi="Calibri" w:cs="Calibri"/>
          <w:lang w:val="en-US"/>
        </w:rPr>
      </w:pPr>
      <w:r>
        <w:rPr>
          <w:rFonts w:ascii="Calibri" w:eastAsia="Calibri" w:hAnsi="Calibri" w:cs="Calibri"/>
          <w:lang w:val="en-US"/>
        </w:rPr>
        <w:t xml:space="preserve">Below the “Peptides table”, </w:t>
      </w:r>
      <w:r w:rsidRPr="00594379">
        <w:rPr>
          <w:rFonts w:ascii="Calibri" w:eastAsia="Calibri" w:hAnsi="Calibri" w:cs="Calibri"/>
          <w:lang w:val="en-US"/>
        </w:rPr>
        <w:t>the following information will be shown for the selected peptide</w:t>
      </w:r>
      <w:r>
        <w:rPr>
          <w:rFonts w:ascii="Calibri" w:eastAsia="Calibri" w:hAnsi="Calibri" w:cs="Calibri"/>
          <w:lang w:val="en-US"/>
        </w:rPr>
        <w:t xml:space="preserve">: </w:t>
      </w:r>
    </w:p>
    <w:p w14:paraId="344AB9D7" w14:textId="77777777" w:rsidR="001E3F89" w:rsidRDefault="001E3F89" w:rsidP="001E3F89">
      <w:pPr>
        <w:pStyle w:val="ListParagraph"/>
        <w:widowControl w:val="0"/>
        <w:numPr>
          <w:ilvl w:val="0"/>
          <w:numId w:val="29"/>
        </w:numPr>
        <w:spacing w:line="281" w:lineRule="auto"/>
        <w:ind w:left="1134"/>
        <w:jc w:val="both"/>
        <w:rPr>
          <w:rFonts w:ascii="Calibri" w:eastAsia="Calibri" w:hAnsi="Calibri" w:cs="Calibri"/>
          <w:lang w:val="en-US"/>
        </w:rPr>
      </w:pPr>
      <w:commentRangeStart w:id="167"/>
      <w:commentRangeStart w:id="168"/>
      <w:r>
        <w:rPr>
          <w:rFonts w:ascii="Calibri" w:eastAsia="Calibri" w:hAnsi="Calibri" w:cs="Calibri"/>
          <w:lang w:val="en-US"/>
        </w:rPr>
        <w:t>an updated protein coverage diagram for the selected peptide only (f);</w:t>
      </w:r>
      <w:commentRangeEnd w:id="167"/>
      <w:r w:rsidR="004A19D6">
        <w:rPr>
          <w:rStyle w:val="CommentReference"/>
        </w:rPr>
        <w:commentReference w:id="167"/>
      </w:r>
      <w:commentRangeEnd w:id="168"/>
      <w:r w:rsidR="00481098">
        <w:rPr>
          <w:rStyle w:val="CommentReference"/>
        </w:rPr>
        <w:commentReference w:id="168"/>
      </w:r>
    </w:p>
    <w:p w14:paraId="31C83916" w14:textId="676F299D" w:rsidR="001E3F89" w:rsidRDefault="001E3F89" w:rsidP="001E3F89">
      <w:pPr>
        <w:pStyle w:val="ListParagraph"/>
        <w:widowControl w:val="0"/>
        <w:numPr>
          <w:ilvl w:val="0"/>
          <w:numId w:val="29"/>
        </w:numPr>
        <w:spacing w:line="281" w:lineRule="auto"/>
        <w:ind w:left="1134"/>
        <w:jc w:val="both"/>
        <w:rPr>
          <w:rFonts w:ascii="Calibri" w:eastAsia="Calibri" w:hAnsi="Calibri" w:cs="Calibri"/>
          <w:lang w:val="en-US"/>
        </w:rPr>
      </w:pPr>
      <w:commentRangeStart w:id="169"/>
      <w:r>
        <w:rPr>
          <w:rFonts w:ascii="Calibri" w:eastAsia="Calibri" w:hAnsi="Calibri" w:cs="Calibri"/>
          <w:lang w:val="en-US"/>
        </w:rPr>
        <w:t>a</w:t>
      </w:r>
      <w:r w:rsidRPr="00193B09">
        <w:rPr>
          <w:rFonts w:ascii="Calibri" w:eastAsia="Calibri" w:hAnsi="Calibri" w:cs="Calibri"/>
          <w:lang w:val="en-US"/>
        </w:rPr>
        <w:t xml:space="preserve"> </w:t>
      </w:r>
      <w:r>
        <w:rPr>
          <w:rFonts w:ascii="Calibri" w:eastAsia="Calibri" w:hAnsi="Calibri" w:cs="Calibri"/>
          <w:lang w:val="en-US"/>
        </w:rPr>
        <w:t>header</w:t>
      </w:r>
      <w:r w:rsidRPr="00193B09">
        <w:rPr>
          <w:rFonts w:ascii="Calibri" w:eastAsia="Calibri" w:hAnsi="Calibri" w:cs="Calibri"/>
          <w:lang w:val="en-US"/>
        </w:rPr>
        <w:t xml:space="preserve"> (</w:t>
      </w:r>
      <w:r>
        <w:rPr>
          <w:rFonts w:ascii="Calibri" w:eastAsia="Calibri" w:hAnsi="Calibri" w:cs="Calibri"/>
          <w:lang w:val="en-US"/>
        </w:rPr>
        <w:t>n</w:t>
      </w:r>
      <w:r w:rsidRPr="00193B09">
        <w:rPr>
          <w:rFonts w:ascii="Calibri" w:eastAsia="Calibri" w:hAnsi="Calibri" w:cs="Calibri"/>
          <w:lang w:val="en-US"/>
        </w:rPr>
        <w:t xml:space="preserve">) containing </w:t>
      </w:r>
      <w:r>
        <w:rPr>
          <w:rFonts w:ascii="Calibri" w:eastAsia="Calibri" w:hAnsi="Calibri" w:cs="Calibri"/>
          <w:lang w:val="en-US"/>
        </w:rPr>
        <w:t>peptide information</w:t>
      </w:r>
      <w:r w:rsidRPr="00193B09">
        <w:rPr>
          <w:rFonts w:ascii="Calibri" w:eastAsia="Calibri" w:hAnsi="Calibri" w:cs="Calibri"/>
          <w:lang w:val="en-US"/>
        </w:rPr>
        <w:t>, such as its m/z, charge</w:t>
      </w:r>
      <w:r>
        <w:rPr>
          <w:rFonts w:ascii="Calibri" w:eastAsia="Calibri" w:hAnsi="Calibri" w:cs="Calibri"/>
          <w:lang w:val="en-US"/>
        </w:rPr>
        <w:t xml:space="preserve"> and</w:t>
      </w:r>
      <w:r w:rsidRPr="00193B09">
        <w:rPr>
          <w:rFonts w:ascii="Calibri" w:eastAsia="Calibri" w:hAnsi="Calibri" w:cs="Calibri"/>
          <w:lang w:val="en-US"/>
        </w:rPr>
        <w:t xml:space="preserve"> ion mobility</w:t>
      </w:r>
      <w:r>
        <w:rPr>
          <w:rFonts w:ascii="Calibri" w:eastAsia="Calibri" w:hAnsi="Calibri" w:cs="Calibri"/>
          <w:lang w:val="en-US"/>
        </w:rPr>
        <w:t xml:space="preserve"> values,</w:t>
      </w:r>
      <w:r w:rsidRPr="00193B09">
        <w:rPr>
          <w:rFonts w:ascii="Calibri" w:eastAsia="Calibri" w:hAnsi="Calibri" w:cs="Calibri"/>
          <w:lang w:val="en-US"/>
        </w:rPr>
        <w:t xml:space="preserve"> a</w:t>
      </w:r>
      <w:r>
        <w:rPr>
          <w:rFonts w:ascii="Calibri" w:eastAsia="Calibri" w:hAnsi="Calibri" w:cs="Calibri"/>
          <w:lang w:val="en-US"/>
        </w:rPr>
        <w:t>s well as</w:t>
      </w:r>
      <w:r w:rsidRPr="00193B09">
        <w:rPr>
          <w:rFonts w:ascii="Calibri" w:eastAsia="Calibri" w:hAnsi="Calibri" w:cs="Calibri"/>
          <w:lang w:val="en-US"/>
        </w:rPr>
        <w:t xml:space="preserve"> the </w:t>
      </w:r>
      <w:r>
        <w:rPr>
          <w:rFonts w:ascii="Calibri" w:eastAsia="Calibri" w:hAnsi="Calibri" w:cs="Calibri"/>
          <w:lang w:val="en-US"/>
        </w:rPr>
        <w:t>“</w:t>
      </w:r>
      <w:proofErr w:type="spellStart"/>
      <w:r>
        <w:rPr>
          <w:rFonts w:ascii="Calibri" w:eastAsia="Calibri" w:hAnsi="Calibri" w:cs="Calibri"/>
          <w:lang w:val="en-US"/>
        </w:rPr>
        <w:t>Quantity.Quality</w:t>
      </w:r>
      <w:proofErr w:type="spellEnd"/>
      <w:r>
        <w:rPr>
          <w:rFonts w:ascii="Calibri" w:eastAsia="Calibri" w:hAnsi="Calibri" w:cs="Calibri"/>
          <w:lang w:val="en-US"/>
        </w:rPr>
        <w:t>” score</w:t>
      </w:r>
      <w:r w:rsidRPr="00193B09">
        <w:rPr>
          <w:rFonts w:ascii="Calibri" w:eastAsia="Calibri" w:hAnsi="Calibri" w:cs="Calibri"/>
          <w:lang w:val="en-US"/>
        </w:rPr>
        <w:t xml:space="preserve"> calculated </w:t>
      </w:r>
      <w:r>
        <w:rPr>
          <w:rFonts w:ascii="Calibri" w:eastAsia="Calibri" w:hAnsi="Calibri" w:cs="Calibri"/>
          <w:lang w:val="en-US"/>
        </w:rPr>
        <w:t>by DIA-NN;</w:t>
      </w:r>
      <w:r w:rsidRPr="00193B09">
        <w:rPr>
          <w:rFonts w:ascii="Calibri" w:eastAsia="Calibri" w:hAnsi="Calibri" w:cs="Calibri"/>
          <w:lang w:val="en-US"/>
        </w:rPr>
        <w:t xml:space="preserve"> </w:t>
      </w:r>
      <w:commentRangeEnd w:id="169"/>
      <w:r w:rsidR="004A19D6">
        <w:rPr>
          <w:rStyle w:val="CommentReference"/>
        </w:rPr>
        <w:commentReference w:id="169"/>
      </w:r>
    </w:p>
    <w:p w14:paraId="6942D283" w14:textId="4071B550" w:rsidR="001E3F89" w:rsidRDefault="001E3F89" w:rsidP="001E3F89">
      <w:pPr>
        <w:pStyle w:val="ListParagraph"/>
        <w:widowControl w:val="0"/>
        <w:numPr>
          <w:ilvl w:val="0"/>
          <w:numId w:val="29"/>
        </w:numPr>
        <w:spacing w:line="281" w:lineRule="auto"/>
        <w:ind w:left="1134"/>
        <w:jc w:val="both"/>
        <w:rPr>
          <w:rFonts w:ascii="Calibri" w:eastAsia="Calibri" w:hAnsi="Calibri" w:cs="Calibri"/>
          <w:lang w:val="en-US"/>
        </w:rPr>
      </w:pPr>
      <w:commentRangeStart w:id="170"/>
      <w:r>
        <w:rPr>
          <w:rFonts w:ascii="Calibri" w:eastAsia="Calibri" w:hAnsi="Calibri" w:cs="Calibri"/>
          <w:lang w:val="en-US"/>
        </w:rPr>
        <w:t xml:space="preserve">a “Select dimension:” drop-down menu (o) which allows to switch between the “RT dimension” and “RT/IM dimension” options, </w:t>
      </w:r>
      <w:r w:rsidRPr="00463D51">
        <w:rPr>
          <w:rFonts w:ascii="Calibri" w:eastAsia="Calibri" w:hAnsi="Calibri" w:cs="Calibri"/>
          <w:lang w:val="en-US"/>
        </w:rPr>
        <w:t xml:space="preserve">resulting in the type of </w:t>
      </w:r>
      <w:r>
        <w:rPr>
          <w:rFonts w:ascii="Calibri" w:eastAsia="Calibri" w:hAnsi="Calibri" w:cs="Calibri"/>
          <w:lang w:val="en-US"/>
        </w:rPr>
        <w:t xml:space="preserve">the plot shown in (p), such as an 2D or 3D elution profile plots </w:t>
      </w:r>
      <w:r w:rsidRPr="00463D51">
        <w:rPr>
          <w:rFonts w:ascii="Calibri" w:eastAsia="Calibri" w:hAnsi="Calibri" w:cs="Calibri"/>
          <w:lang w:val="en-US"/>
        </w:rPr>
        <w:t>respectively</w:t>
      </w:r>
      <w:del w:id="171" w:author="Microsoft Office User" w:date="2022-01-28T16:23:00Z">
        <w:r w:rsidDel="00481098">
          <w:rPr>
            <w:rFonts w:ascii="Calibri" w:eastAsia="Calibri" w:hAnsi="Calibri" w:cs="Calibri"/>
            <w:lang w:val="en-US"/>
          </w:rPr>
          <w:delText>;</w:delText>
        </w:r>
        <w:commentRangeEnd w:id="170"/>
        <w:r w:rsidR="004A19D6" w:rsidDel="00481098">
          <w:rPr>
            <w:rStyle w:val="CommentReference"/>
          </w:rPr>
          <w:commentReference w:id="170"/>
        </w:r>
      </w:del>
      <w:r w:rsidR="00481098">
        <w:rPr>
          <w:rFonts w:ascii="Calibri" w:eastAsia="Calibri" w:hAnsi="Calibri" w:cs="Calibri"/>
          <w:lang w:val="en-US"/>
        </w:rPr>
        <w:t xml:space="preserve">. For the 2D elution profile </w:t>
      </w:r>
      <w:r w:rsidR="00481098">
        <w:rPr>
          <w:rFonts w:ascii="Calibri" w:eastAsia="Calibri" w:hAnsi="Calibri" w:cs="Calibri"/>
          <w:lang w:val="en-US"/>
        </w:rPr>
        <w:lastRenderedPageBreak/>
        <w:t>plot, fragments can be (de)selected by clicking on the ions in the legend.</w:t>
      </w:r>
    </w:p>
    <w:p w14:paraId="26F8E705" w14:textId="2591CE91" w:rsidR="001E3F89" w:rsidRDefault="001E3F89" w:rsidP="001E3F89">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 xml:space="preserve">two heatmaps (q) </w:t>
      </w:r>
      <w:r w:rsidRPr="00522645">
        <w:rPr>
          <w:rFonts w:ascii="Calibri" w:eastAsia="Calibri" w:hAnsi="Calibri" w:cs="Calibri"/>
          <w:lang w:val="en-US"/>
        </w:rPr>
        <w:t>show</w:t>
      </w:r>
      <w:r>
        <w:rPr>
          <w:rFonts w:ascii="Calibri" w:eastAsia="Calibri" w:hAnsi="Calibri" w:cs="Calibri"/>
          <w:lang w:val="en-US"/>
        </w:rPr>
        <w:t>ing</w:t>
      </w:r>
      <w:r w:rsidRPr="00522645">
        <w:rPr>
          <w:rFonts w:ascii="Calibri" w:eastAsia="Calibri" w:hAnsi="Calibri" w:cs="Calibri"/>
          <w:lang w:val="en-US"/>
        </w:rPr>
        <w:t xml:space="preserve"> the intensity (color</w:t>
      </w:r>
      <w:r>
        <w:rPr>
          <w:rFonts w:ascii="Calibri" w:eastAsia="Calibri" w:hAnsi="Calibri" w:cs="Calibri"/>
          <w:lang w:val="en-US"/>
        </w:rPr>
        <w:t>ed</w:t>
      </w:r>
      <w:r w:rsidRPr="00522645">
        <w:rPr>
          <w:rFonts w:ascii="Calibri" w:eastAsia="Calibri" w:hAnsi="Calibri" w:cs="Calibri"/>
          <w:lang w:val="en-US"/>
        </w:rPr>
        <w:t xml:space="preserve">) of </w:t>
      </w:r>
      <w:r>
        <w:rPr>
          <w:rFonts w:ascii="Calibri" w:eastAsia="Calibri" w:hAnsi="Calibri" w:cs="Calibri"/>
          <w:lang w:val="en-US"/>
        </w:rPr>
        <w:t xml:space="preserve">the </w:t>
      </w:r>
      <w:r w:rsidRPr="00522645">
        <w:rPr>
          <w:rFonts w:ascii="Calibri" w:eastAsia="Calibri" w:hAnsi="Calibri" w:cs="Calibri"/>
          <w:lang w:val="en-US"/>
        </w:rPr>
        <w:t>observed precursor</w:t>
      </w:r>
      <w:r>
        <w:rPr>
          <w:rFonts w:ascii="Calibri" w:eastAsia="Calibri" w:hAnsi="Calibri" w:cs="Calibri"/>
          <w:lang w:val="en-US"/>
        </w:rPr>
        <w:t xml:space="preserve"> (MS1) or fragment (MS2)</w:t>
      </w:r>
      <w:r w:rsidRPr="00522645">
        <w:rPr>
          <w:rFonts w:ascii="Calibri" w:eastAsia="Calibri" w:hAnsi="Calibri" w:cs="Calibri"/>
          <w:lang w:val="en-US"/>
        </w:rPr>
        <w:t xml:space="preserve"> masses (x-axis) a</w:t>
      </w:r>
      <w:r>
        <w:rPr>
          <w:rFonts w:ascii="Calibri" w:eastAsia="Calibri" w:hAnsi="Calibri" w:cs="Calibri"/>
          <w:lang w:val="en-US"/>
        </w:rPr>
        <w:t>gainst</w:t>
      </w:r>
      <w:r w:rsidRPr="00522645">
        <w:rPr>
          <w:rFonts w:ascii="Calibri" w:eastAsia="Calibri" w:hAnsi="Calibri" w:cs="Calibri"/>
          <w:lang w:val="en-US"/>
        </w:rPr>
        <w:t xml:space="preserve"> the</w:t>
      </w:r>
      <w:r>
        <w:rPr>
          <w:rFonts w:ascii="Calibri" w:eastAsia="Calibri" w:hAnsi="Calibri" w:cs="Calibri"/>
          <w:lang w:val="en-US"/>
        </w:rPr>
        <w:t>ir</w:t>
      </w:r>
      <w:r w:rsidRPr="00522645">
        <w:rPr>
          <w:rFonts w:ascii="Calibri" w:eastAsia="Calibri" w:hAnsi="Calibri" w:cs="Calibri"/>
          <w:lang w:val="en-US"/>
        </w:rPr>
        <w:t xml:space="preserve"> </w:t>
      </w:r>
      <w:r>
        <w:rPr>
          <w:rFonts w:ascii="Calibri" w:eastAsia="Calibri" w:hAnsi="Calibri" w:cs="Calibri"/>
          <w:lang w:val="en-US"/>
        </w:rPr>
        <w:t>ion mobility values</w:t>
      </w:r>
      <w:r w:rsidRPr="00522645">
        <w:rPr>
          <w:rFonts w:ascii="Calibri" w:eastAsia="Calibri" w:hAnsi="Calibri" w:cs="Calibri"/>
          <w:lang w:val="en-US"/>
        </w:rPr>
        <w:t xml:space="preserve"> (y-axis)</w:t>
      </w:r>
      <w:r>
        <w:rPr>
          <w:rFonts w:ascii="Calibri" w:eastAsia="Calibri" w:hAnsi="Calibri" w:cs="Calibri"/>
          <w:lang w:val="en-US"/>
        </w:rPr>
        <w:t xml:space="preserve">. </w:t>
      </w:r>
      <w:commentRangeStart w:id="172"/>
      <w:commentRangeStart w:id="173"/>
      <w:r>
        <w:rPr>
          <w:rFonts w:ascii="Calibri" w:eastAsia="Calibri" w:hAnsi="Calibri" w:cs="Calibri"/>
          <w:lang w:val="en-US"/>
        </w:rPr>
        <w:t xml:space="preserve">The position of the peptide picked in the MS1 frame is marked as ‘X’. </w:t>
      </w:r>
      <w:commentRangeEnd w:id="172"/>
      <w:r w:rsidR="004A19D6">
        <w:rPr>
          <w:rStyle w:val="CommentReference"/>
        </w:rPr>
        <w:commentReference w:id="172"/>
      </w:r>
      <w:commentRangeEnd w:id="173"/>
      <w:r w:rsidR="00BF4E4B">
        <w:rPr>
          <w:rStyle w:val="CommentReference"/>
        </w:rPr>
        <w:commentReference w:id="173"/>
      </w:r>
    </w:p>
    <w:p w14:paraId="4DBF0592" w14:textId="552FB3EF" w:rsidR="00E92E21" w:rsidRPr="00AE3C13" w:rsidRDefault="001E3F89" w:rsidP="00AD639E">
      <w:pPr>
        <w:widowControl w:val="0"/>
        <w:spacing w:before="240" w:after="240" w:line="276" w:lineRule="auto"/>
        <w:ind w:left="709"/>
        <w:jc w:val="both"/>
        <w:rPr>
          <w:rFonts w:ascii="Calibri" w:eastAsia="Calibri" w:hAnsi="Calibri" w:cs="Calibri"/>
          <w:lang w:val="en-US"/>
        </w:rPr>
      </w:pPr>
      <w:r w:rsidRPr="001E3F89">
        <w:rPr>
          <w:rFonts w:ascii="Calibri" w:eastAsia="Calibri" w:hAnsi="Calibri" w:cs="Calibri"/>
          <w:lang w:val="en-US"/>
        </w:rPr>
        <w:t xml:space="preserve">For the shown peptide, visualization of the </w:t>
      </w:r>
      <w:r>
        <w:rPr>
          <w:rFonts w:ascii="Calibri" w:eastAsia="Calibri" w:hAnsi="Calibri" w:cs="Calibri"/>
          <w:lang w:val="en-US"/>
        </w:rPr>
        <w:t>2D elution profile plot</w:t>
      </w:r>
      <w:r w:rsidRPr="001E3F89">
        <w:rPr>
          <w:rFonts w:ascii="Calibri" w:eastAsia="Calibri" w:hAnsi="Calibri" w:cs="Calibri"/>
          <w:lang w:val="en-US"/>
        </w:rPr>
        <w:t xml:space="preserve"> confirms the high </w:t>
      </w:r>
      <w:r>
        <w:rPr>
          <w:rFonts w:ascii="Calibri" w:eastAsia="Calibri" w:hAnsi="Calibri" w:cs="Calibri"/>
          <w:lang w:val="en-US"/>
        </w:rPr>
        <w:t>“</w:t>
      </w:r>
      <w:proofErr w:type="spellStart"/>
      <w:r>
        <w:rPr>
          <w:rFonts w:ascii="Calibri" w:eastAsia="Calibri" w:hAnsi="Calibri" w:cs="Calibri"/>
          <w:lang w:val="en-US"/>
        </w:rPr>
        <w:t>Quantity.Quality</w:t>
      </w:r>
      <w:proofErr w:type="spellEnd"/>
      <w:r>
        <w:rPr>
          <w:rFonts w:ascii="Calibri" w:eastAsia="Calibri" w:hAnsi="Calibri" w:cs="Calibri"/>
          <w:lang w:val="en-US"/>
        </w:rPr>
        <w:t xml:space="preserve">” </w:t>
      </w:r>
      <w:r w:rsidRPr="001E3F89">
        <w:rPr>
          <w:rFonts w:ascii="Calibri" w:eastAsia="Calibri" w:hAnsi="Calibri" w:cs="Calibri"/>
          <w:lang w:val="en-US"/>
        </w:rPr>
        <w:t>score</w:t>
      </w:r>
      <w:r w:rsidR="00AD639E">
        <w:rPr>
          <w:rFonts w:ascii="Calibri" w:eastAsia="Calibri" w:hAnsi="Calibri" w:cs="Calibri"/>
          <w:lang w:val="en-US"/>
        </w:rPr>
        <w:t xml:space="preserve">, </w:t>
      </w:r>
      <w:r w:rsidR="00AD639E" w:rsidRPr="00AD639E">
        <w:rPr>
          <w:rFonts w:ascii="Calibri" w:eastAsia="Calibri" w:hAnsi="Calibri" w:cs="Calibri"/>
          <w:lang w:val="en-US"/>
        </w:rPr>
        <w:t>form</w:t>
      </w:r>
      <w:r w:rsidR="00AD639E">
        <w:rPr>
          <w:rFonts w:ascii="Calibri" w:eastAsia="Calibri" w:hAnsi="Calibri" w:cs="Calibri"/>
          <w:lang w:val="en-US"/>
        </w:rPr>
        <w:t>ing</w:t>
      </w:r>
      <w:r w:rsidR="00AD639E" w:rsidRPr="00AD639E">
        <w:rPr>
          <w:rFonts w:ascii="Calibri" w:eastAsia="Calibri" w:hAnsi="Calibri" w:cs="Calibri"/>
          <w:lang w:val="en-US"/>
        </w:rPr>
        <w:t xml:space="preserve"> together with the precursor one sharp peak of similar shape, which is necessary for a confident identification.</w:t>
      </w:r>
    </w:p>
    <w:p w14:paraId="3B7DD2B5" w14:textId="720F14FF" w:rsidR="005E3F4A" w:rsidRPr="0036638E" w:rsidRDefault="00CE6303" w:rsidP="0036638E">
      <w:pPr>
        <w:pStyle w:val="Heading3"/>
        <w:numPr>
          <w:ilvl w:val="0"/>
          <w:numId w:val="20"/>
        </w:numPr>
        <w:spacing w:before="240" w:after="240" w:line="276" w:lineRule="auto"/>
        <w:contextualSpacing/>
        <w:rPr>
          <w:rFonts w:eastAsia="Calibri"/>
          <w:color w:val="1F497D" w:themeColor="text2"/>
          <w:lang w:val="en-US"/>
        </w:rPr>
      </w:pPr>
      <w:bookmarkStart w:id="174" w:name="_Toc94280941"/>
      <w:r w:rsidRPr="00FD2FF9">
        <w:rPr>
          <w:rFonts w:eastAsia="Calibri"/>
          <w:color w:val="1F497D" w:themeColor="text2"/>
          <w:lang w:val="en-US"/>
        </w:rPr>
        <w:t>“Quality Control” tab</w:t>
      </w:r>
      <w:bookmarkEnd w:id="174"/>
    </w:p>
    <w:p w14:paraId="42709ABD" w14:textId="756A60D7" w:rsidR="00715397" w:rsidRDefault="00715397" w:rsidP="0036638E">
      <w:pPr>
        <w:spacing w:before="240" w:after="240" w:line="276" w:lineRule="auto"/>
        <w:jc w:val="both"/>
        <w:rPr>
          <w:rFonts w:ascii="Calibri" w:eastAsia="Calibri" w:hAnsi="Calibri" w:cs="Calibri"/>
          <w:lang w:val="en-US"/>
        </w:rPr>
      </w:pPr>
      <w:r w:rsidRPr="00715397">
        <w:rPr>
          <w:rFonts w:ascii="Calibri" w:eastAsia="Calibri" w:hAnsi="Calibri" w:cs="Calibri"/>
          <w:lang w:val="en-US"/>
        </w:rPr>
        <w:t xml:space="preserve">Hereby you can </w:t>
      </w:r>
      <w:r w:rsidR="0036638E">
        <w:rPr>
          <w:rFonts w:ascii="Calibri" w:eastAsia="Calibri" w:hAnsi="Calibri" w:cs="Calibri"/>
          <w:lang w:val="en-US"/>
        </w:rPr>
        <w:t>view</w:t>
      </w:r>
      <w:r>
        <w:rPr>
          <w:rFonts w:ascii="Calibri" w:eastAsia="Calibri" w:hAnsi="Calibri" w:cs="Calibri"/>
          <w:lang w:val="en-US"/>
        </w:rPr>
        <w:t xml:space="preserve"> summary statistics of the whole </w:t>
      </w:r>
      <w:commentRangeStart w:id="175"/>
      <w:commentRangeStart w:id="176"/>
      <w:r>
        <w:rPr>
          <w:rFonts w:ascii="Calibri" w:eastAsia="Calibri" w:hAnsi="Calibri" w:cs="Calibri"/>
          <w:lang w:val="en-US"/>
        </w:rPr>
        <w:t>experiment</w:t>
      </w:r>
      <w:commentRangeEnd w:id="175"/>
      <w:r w:rsidR="009561F8">
        <w:rPr>
          <w:rStyle w:val="CommentReference"/>
        </w:rPr>
        <w:commentReference w:id="175"/>
      </w:r>
      <w:commentRangeEnd w:id="176"/>
      <w:r w:rsidR="00BF4E4B">
        <w:rPr>
          <w:rStyle w:val="CommentReference"/>
        </w:rPr>
        <w:commentReference w:id="176"/>
      </w:r>
      <w:r w:rsidR="0036638E">
        <w:rPr>
          <w:rFonts w:ascii="Calibri" w:eastAsia="Calibri" w:hAnsi="Calibri" w:cs="Calibri"/>
          <w:lang w:val="en-US"/>
        </w:rPr>
        <w:t xml:space="preserve">, including how many proteins and peptides were identified in </w:t>
      </w:r>
      <w:r w:rsidR="00BF4E4B">
        <w:rPr>
          <w:rFonts w:ascii="Calibri" w:eastAsia="Calibri" w:hAnsi="Calibri" w:cs="Calibri"/>
          <w:lang w:val="en-US"/>
        </w:rPr>
        <w:t>each sample</w:t>
      </w:r>
      <w:r w:rsidR="0036638E">
        <w:rPr>
          <w:rFonts w:ascii="Calibri" w:eastAsia="Calibri" w:hAnsi="Calibri" w:cs="Calibri"/>
          <w:lang w:val="en-US"/>
        </w:rPr>
        <w:t>, how many MS1 and MS2 scans were processed and so on</w:t>
      </w:r>
      <w:r w:rsidR="00F466F5">
        <w:rPr>
          <w:rFonts w:ascii="Calibri" w:eastAsia="Calibri" w:hAnsi="Calibri" w:cs="Calibri"/>
          <w:lang w:val="en-US"/>
        </w:rPr>
        <w:t>. Furthermore,</w:t>
      </w:r>
      <w:r w:rsidR="0036638E">
        <w:rPr>
          <w:rFonts w:ascii="Calibri" w:eastAsia="Calibri" w:hAnsi="Calibri" w:cs="Calibri"/>
          <w:lang w:val="en-US"/>
        </w:rPr>
        <w:t xml:space="preserve"> </w:t>
      </w:r>
      <w:r w:rsidR="00F466F5">
        <w:rPr>
          <w:rFonts w:ascii="Calibri" w:eastAsia="Calibri" w:hAnsi="Calibri" w:cs="Calibri"/>
          <w:lang w:val="en-US"/>
        </w:rPr>
        <w:t>you can</w:t>
      </w:r>
      <w:r w:rsidR="0036638E">
        <w:rPr>
          <w:rFonts w:ascii="Calibri" w:eastAsia="Calibri" w:hAnsi="Calibri" w:cs="Calibri"/>
          <w:lang w:val="en-US"/>
        </w:rPr>
        <w:t xml:space="preserve"> </w:t>
      </w:r>
      <w:r w:rsidRPr="00715397">
        <w:rPr>
          <w:rFonts w:ascii="Calibri" w:eastAsia="Calibri" w:hAnsi="Calibri" w:cs="Calibri"/>
          <w:lang w:val="en-US"/>
        </w:rPr>
        <w:t xml:space="preserve">interactively examine quality control plots of the </w:t>
      </w:r>
      <w:r w:rsidR="0036638E">
        <w:rPr>
          <w:rFonts w:ascii="Calibri" w:eastAsia="Calibri" w:hAnsi="Calibri" w:cs="Calibri"/>
          <w:lang w:val="en-US"/>
        </w:rPr>
        <w:t>whole</w:t>
      </w:r>
      <w:r w:rsidRPr="00715397">
        <w:rPr>
          <w:rFonts w:ascii="Calibri" w:eastAsia="Calibri" w:hAnsi="Calibri" w:cs="Calibri"/>
          <w:lang w:val="en-US"/>
        </w:rPr>
        <w:t xml:space="preserve"> sample.</w:t>
      </w:r>
    </w:p>
    <w:p w14:paraId="7E5FA1C9" w14:textId="79277019" w:rsidR="00B33343" w:rsidRPr="0036638E" w:rsidRDefault="00147F45" w:rsidP="0036638E">
      <w:pPr>
        <w:spacing w:before="240" w:after="240" w:line="276" w:lineRule="auto"/>
        <w:jc w:val="both"/>
        <w:rPr>
          <w:rFonts w:ascii="Calibri" w:eastAsia="Calibri" w:hAnsi="Calibri" w:cs="Calibri"/>
          <w:lang w:val="en-US"/>
        </w:rPr>
      </w:pPr>
      <w:r w:rsidRPr="0036638E">
        <w:rPr>
          <w:noProof/>
        </w:rPr>
        <mc:AlternateContent>
          <mc:Choice Requires="wpg">
            <w:drawing>
              <wp:anchor distT="0" distB="0" distL="114300" distR="114300" simplePos="0" relativeHeight="251746303" behindDoc="0" locked="0" layoutInCell="1" allowOverlap="1" wp14:anchorId="6E1554A4" wp14:editId="1B6408D3">
                <wp:simplePos x="0" y="0"/>
                <wp:positionH relativeFrom="column">
                  <wp:posOffset>282287</wp:posOffset>
                </wp:positionH>
                <wp:positionV relativeFrom="paragraph">
                  <wp:posOffset>707812</wp:posOffset>
                </wp:positionV>
                <wp:extent cx="397510" cy="340360"/>
                <wp:effectExtent l="0" t="0" r="0" b="0"/>
                <wp:wrapNone/>
                <wp:docPr id="220" name="Group 220"/>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221" name="Oval 22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2D85064"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13232" y="-1"/>
                            <a:ext cx="367553" cy="340659"/>
                          </a:xfrm>
                          <a:prstGeom prst="rect">
                            <a:avLst/>
                          </a:prstGeom>
                          <a:noFill/>
                          <a:ln w="6350">
                            <a:noFill/>
                          </a:ln>
                        </wps:spPr>
                        <wps:txbx>
                          <w:txbxContent>
                            <w:p w14:paraId="6F910316" w14:textId="391C49B7" w:rsidR="0036638E" w:rsidRPr="00483F2D" w:rsidRDefault="0036638E" w:rsidP="0036638E">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1554A4" id="Group 220" o:spid="_x0000_s1121" style="position:absolute;left:0;text-align:left;margin-left:22.25pt;margin-top:55.75pt;width:31.3pt;height:26.8pt;z-index:251746303;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">
                <v:oval id="Oval 221" o:spid="_x0000_s112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" filled="f" strokecolor="black [3213]">
                  <v:path arrowok="t"/>
                  <o:lock v:ext="edit" aspectratio="t"/>
                  <v:textbox>
                    <w:txbxContent>
                      <w:p w14:paraId="72D85064"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v:textbox>
                </v:oval>
                <v:shape id="Text Box 222" o:spid="_x0000_s1123"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" filled="f" stroked="f" strokeweight=".5pt">
                  <v:textbox>
                    <w:txbxContent>
                      <w:p w14:paraId="6F910316" w14:textId="391C49B7" w:rsidR="0036638E" w:rsidRPr="00483F2D" w:rsidRDefault="0036638E" w:rsidP="0036638E">
                        <w:pPr>
                          <w:spacing w:line="276" w:lineRule="auto"/>
                          <w:jc w:val="center"/>
                          <w:rPr>
                            <w:lang w:val="en-US"/>
                          </w:rPr>
                        </w:pPr>
                        <w:r>
                          <w:rPr>
                            <w:lang w:val="en-US"/>
                          </w:rPr>
                          <w:t>a</w:t>
                        </w:r>
                      </w:p>
                    </w:txbxContent>
                  </v:textbox>
                </v:shape>
              </v:group>
            </w:pict>
          </mc:Fallback>
        </mc:AlternateContent>
      </w:r>
      <w:r w:rsidR="0036638E" w:rsidRPr="00A81AEB">
        <w:rPr>
          <w:rFonts w:ascii="Calibri" w:eastAsia="Calibri" w:hAnsi="Calibri" w:cs="Calibri"/>
          <w:b/>
          <w:bCs/>
          <w:lang w:val="en-US"/>
        </w:rPr>
        <w:t>IMPORTANT!</w:t>
      </w:r>
      <w:r w:rsidR="0036638E">
        <w:rPr>
          <w:rFonts w:ascii="Calibri" w:eastAsia="Calibri" w:hAnsi="Calibri" w:cs="Calibri"/>
          <w:lang w:val="en-US"/>
        </w:rPr>
        <w:t xml:space="preserve"> </w:t>
      </w:r>
      <w:r w:rsidR="005E3F4A">
        <w:rPr>
          <w:rFonts w:ascii="Calibri" w:eastAsia="Calibri" w:hAnsi="Calibri" w:cs="Calibri"/>
          <w:lang w:val="en-US"/>
        </w:rPr>
        <w:t xml:space="preserve">If only raw data without any software output </w:t>
      </w:r>
      <w:r w:rsidR="005E3F4A" w:rsidRPr="00A81AEB">
        <w:rPr>
          <w:rFonts w:ascii="Calibri" w:eastAsia="Calibri" w:hAnsi="Calibri" w:cs="Calibri"/>
          <w:lang w:val="en-US"/>
        </w:rPr>
        <w:t>has been loaded</w:t>
      </w:r>
      <w:r w:rsidR="005E3F4A">
        <w:rPr>
          <w:rFonts w:ascii="Calibri" w:eastAsia="Calibri" w:hAnsi="Calibri" w:cs="Calibri"/>
          <w:lang w:val="en-US"/>
        </w:rPr>
        <w:t xml:space="preserve"> </w:t>
      </w:r>
      <w:r w:rsidR="00B33343">
        <w:rPr>
          <w:rFonts w:ascii="Calibri" w:eastAsia="Calibri" w:hAnsi="Calibri" w:cs="Calibri"/>
          <w:lang w:val="en-US"/>
        </w:rPr>
        <w:t xml:space="preserve">in the “Data Import” panel </w:t>
      </w:r>
      <w:r w:rsidR="005E3F4A">
        <w:rPr>
          <w:rFonts w:ascii="Calibri" w:eastAsia="Calibri" w:hAnsi="Calibri" w:cs="Calibri"/>
          <w:lang w:val="en-US"/>
        </w:rPr>
        <w:t>(to work in “Targeted Mode” only), the “</w:t>
      </w:r>
      <w:r w:rsidR="00B33343">
        <w:rPr>
          <w:rFonts w:ascii="Calibri" w:eastAsia="Calibri" w:hAnsi="Calibri" w:cs="Calibri"/>
          <w:lang w:val="en-US"/>
        </w:rPr>
        <w:t>Quality Control</w:t>
      </w:r>
      <w:r w:rsidR="005E3F4A">
        <w:rPr>
          <w:rFonts w:ascii="Calibri" w:eastAsia="Calibri" w:hAnsi="Calibri" w:cs="Calibri"/>
          <w:lang w:val="en-US"/>
        </w:rPr>
        <w:t>” tab</w:t>
      </w:r>
      <w:r w:rsidR="00B33343">
        <w:rPr>
          <w:rFonts w:ascii="Calibri" w:eastAsia="Calibri" w:hAnsi="Calibri" w:cs="Calibri"/>
          <w:lang w:val="en-US"/>
        </w:rPr>
        <w:t xml:space="preserve"> is empty</w:t>
      </w:r>
      <w:r w:rsidR="005E3F4A">
        <w:rPr>
          <w:rFonts w:ascii="Calibri" w:eastAsia="Calibri" w:hAnsi="Calibri" w:cs="Calibri"/>
          <w:lang w:val="en-US"/>
        </w:rPr>
        <w:t>.</w:t>
      </w:r>
      <w:r w:rsidR="00715397">
        <w:rPr>
          <w:rFonts w:ascii="Calibri" w:eastAsia="Calibri" w:hAnsi="Calibri" w:cs="Calibri"/>
          <w:lang w:val="en-US"/>
        </w:rPr>
        <w:t xml:space="preserve"> Otherwise, the appearance of this tab will be </w:t>
      </w:r>
      <w:r w:rsidR="00715397" w:rsidRPr="00715397">
        <w:rPr>
          <w:rFonts w:ascii="Calibri" w:eastAsia="Calibri" w:hAnsi="Calibri" w:cs="Calibri"/>
          <w:lang w:val="en-US"/>
        </w:rPr>
        <w:t>slightly different for different types of data.</w:t>
      </w:r>
    </w:p>
    <w:p w14:paraId="194E1F47" w14:textId="7B741972" w:rsidR="005E3F4A" w:rsidRDefault="00147F45" w:rsidP="00147F45">
      <w:pPr>
        <w:jc w:val="center"/>
      </w:pPr>
      <w:r w:rsidRPr="0036638E">
        <w:rPr>
          <w:noProof/>
        </w:rPr>
        <mc:AlternateContent>
          <mc:Choice Requires="wpg">
            <w:drawing>
              <wp:anchor distT="0" distB="0" distL="114300" distR="114300" simplePos="0" relativeHeight="251749375" behindDoc="0" locked="0" layoutInCell="1" allowOverlap="1" wp14:anchorId="7BC201E8" wp14:editId="22FA223F">
                <wp:simplePos x="0" y="0"/>
                <wp:positionH relativeFrom="column">
                  <wp:posOffset>283210</wp:posOffset>
                </wp:positionH>
                <wp:positionV relativeFrom="paragraph">
                  <wp:posOffset>810260</wp:posOffset>
                </wp:positionV>
                <wp:extent cx="397510" cy="340360"/>
                <wp:effectExtent l="0" t="0" r="0" b="0"/>
                <wp:wrapNone/>
                <wp:docPr id="229" name="Group 229"/>
                <wp:cNvGraphicFramePr/>
                <a:graphic xmlns:a="http://schemas.openxmlformats.org/drawingml/2006/main">
                  <a:graphicData uri="http://schemas.microsoft.com/office/word/2010/wordprocessingGroup">
                    <wpg:wgp>
                      <wpg:cNvGrpSpPr/>
                      <wpg:grpSpPr>
                        <a:xfrm>
                          <a:off x="0" y="0"/>
                          <a:ext cx="397510" cy="340360"/>
                          <a:chOff x="1613" y="15916"/>
                          <a:chExt cx="367553" cy="340659"/>
                        </a:xfrm>
                      </wpg:grpSpPr>
                      <wps:wsp>
                        <wps:cNvPr id="230" name="Oval 230"/>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1781350"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1613" y="15916"/>
                            <a:ext cx="367553" cy="340659"/>
                          </a:xfrm>
                          <a:prstGeom prst="rect">
                            <a:avLst/>
                          </a:prstGeom>
                          <a:noFill/>
                          <a:ln w="6350">
                            <a:noFill/>
                          </a:ln>
                        </wps:spPr>
                        <wps:txbx>
                          <w:txbxContent>
                            <w:p w14:paraId="3C7821E7" w14:textId="77777777" w:rsidR="0036638E" w:rsidRDefault="0036638E" w:rsidP="0036638E">
                              <w:pPr>
                                <w:jc w:val="center"/>
                                <w:rPr>
                                  <w:lang w:val="en-US"/>
                                </w:rPr>
                              </w:pPr>
                              <w:r>
                                <w:rPr>
                                  <w:lang w:val="en-US"/>
                                </w:rPr>
                                <w:t xml:space="preserve">c  </w:t>
                              </w:r>
                            </w:p>
                            <w:p w14:paraId="67B96A1D" w14:textId="77777777" w:rsidR="0036638E" w:rsidRPr="00483F2D" w:rsidRDefault="0036638E" w:rsidP="0036638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C201E8" id="Group 229" o:spid="_x0000_s1124" style="position:absolute;left:0;text-align:left;margin-left:22.3pt;margin-top:63.8pt;width:31.3pt;height:26.8pt;z-index:251749375;mso-width-relative:margin;mso-height-relative:margin" coordorigin="1613,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">
                <v:oval id="Oval 230" o:spid="_x0000_s112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" filled="f" strokecolor="black [3213]">
                  <v:path arrowok="t"/>
                  <o:lock v:ext="edit" aspectratio="t"/>
                  <v:textbox>
                    <w:txbxContent>
                      <w:p w14:paraId="21781350"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v:textbox>
                </v:oval>
                <v:shape id="Text Box 231" o:spid="_x0000_s1126" type="#_x0000_t202" style="position:absolute;left:1613;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" filled="f" stroked="f" strokeweight=".5pt">
                  <v:textbox>
                    <w:txbxContent>
                      <w:p w14:paraId="3C7821E7" w14:textId="77777777" w:rsidR="0036638E" w:rsidRDefault="0036638E" w:rsidP="0036638E">
                        <w:pPr>
                          <w:jc w:val="center"/>
                          <w:rPr>
                            <w:lang w:val="en-US"/>
                          </w:rPr>
                        </w:pPr>
                        <w:r>
                          <w:rPr>
                            <w:lang w:val="en-US"/>
                          </w:rPr>
                          <w:t xml:space="preserve">c  </w:t>
                        </w:r>
                      </w:p>
                      <w:p w14:paraId="67B96A1D" w14:textId="77777777" w:rsidR="0036638E" w:rsidRPr="00483F2D" w:rsidRDefault="0036638E" w:rsidP="0036638E">
                        <w:pPr>
                          <w:jc w:val="center"/>
                          <w:rPr>
                            <w:lang w:val="en-US"/>
                          </w:rPr>
                        </w:pPr>
                      </w:p>
                    </w:txbxContent>
                  </v:textbox>
                </v:shape>
              </v:group>
            </w:pict>
          </mc:Fallback>
        </mc:AlternateContent>
      </w:r>
      <w:r w:rsidRPr="0036638E">
        <w:rPr>
          <w:noProof/>
        </w:rPr>
        <mc:AlternateContent>
          <mc:Choice Requires="wpg">
            <w:drawing>
              <wp:anchor distT="0" distB="0" distL="114300" distR="114300" simplePos="0" relativeHeight="251747327" behindDoc="0" locked="0" layoutInCell="1" allowOverlap="1" wp14:anchorId="65B6A1C8" wp14:editId="10C65010">
                <wp:simplePos x="0" y="0"/>
                <wp:positionH relativeFrom="column">
                  <wp:posOffset>281017</wp:posOffset>
                </wp:positionH>
                <wp:positionV relativeFrom="paragraph">
                  <wp:posOffset>3038262</wp:posOffset>
                </wp:positionV>
                <wp:extent cx="397510" cy="340360"/>
                <wp:effectExtent l="0" t="0" r="0" b="0"/>
                <wp:wrapNone/>
                <wp:docPr id="223" name="Group 223"/>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224" name="Oval 224"/>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9305F73"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8965" y="15916"/>
                            <a:ext cx="367553" cy="340659"/>
                          </a:xfrm>
                          <a:prstGeom prst="rect">
                            <a:avLst/>
                          </a:prstGeom>
                          <a:noFill/>
                          <a:ln w="6350">
                            <a:noFill/>
                          </a:ln>
                        </wps:spPr>
                        <wps:txbx>
                          <w:txbxContent>
                            <w:p w14:paraId="3FCA8D61" w14:textId="77777777" w:rsidR="0036638E" w:rsidRDefault="0036638E" w:rsidP="0036638E">
                              <w:pPr>
                                <w:jc w:val="center"/>
                                <w:rPr>
                                  <w:lang w:val="en-US"/>
                                </w:rPr>
                              </w:pPr>
                              <w:r>
                                <w:rPr>
                                  <w:lang w:val="en-US"/>
                                </w:rPr>
                                <w:t>b</w:t>
                              </w:r>
                            </w:p>
                            <w:p w14:paraId="589E8A78" w14:textId="77777777" w:rsidR="0036638E" w:rsidRPr="00483F2D" w:rsidRDefault="0036638E" w:rsidP="0036638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B6A1C8" id="Group 223" o:spid="_x0000_s1127" style="position:absolute;left:0;text-align:left;margin-left:22.15pt;margin-top:239.25pt;width:31.3pt;height:26.8pt;z-index:251747327;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">
                <v:oval id="Oval 224" o:spid="_x0000_s1128"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" filled="f" strokecolor="black [3213]">
                  <v:path arrowok="t"/>
                  <o:lock v:ext="edit" aspectratio="t"/>
                  <v:textbox>
                    <w:txbxContent>
                      <w:p w14:paraId="29305F73"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v:textbox>
                </v:oval>
                <v:shape id="Text Box 225" o:spid="_x0000_s1129"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" filled="f" stroked="f" strokeweight=".5pt">
                  <v:textbox>
                    <w:txbxContent>
                      <w:p w14:paraId="3FCA8D61" w14:textId="77777777" w:rsidR="0036638E" w:rsidRDefault="0036638E" w:rsidP="0036638E">
                        <w:pPr>
                          <w:jc w:val="center"/>
                          <w:rPr>
                            <w:lang w:val="en-US"/>
                          </w:rPr>
                        </w:pPr>
                        <w:r>
                          <w:rPr>
                            <w:lang w:val="en-US"/>
                          </w:rPr>
                          <w:t>b</w:t>
                        </w:r>
                      </w:p>
                      <w:p w14:paraId="589E8A78" w14:textId="77777777" w:rsidR="0036638E" w:rsidRPr="00483F2D" w:rsidRDefault="0036638E" w:rsidP="0036638E">
                        <w:pPr>
                          <w:jc w:val="center"/>
                          <w:rPr>
                            <w:lang w:val="en-US"/>
                          </w:rPr>
                        </w:pPr>
                      </w:p>
                    </w:txbxContent>
                  </v:textbox>
                </v:shape>
              </v:group>
            </w:pict>
          </mc:Fallback>
        </mc:AlternateContent>
      </w:r>
      <w:r>
        <w:fldChar w:fldCharType="begin"/>
      </w:r>
      <w:r>
        <w:instrText xml:space="preserve"> INCLUDEPICTURE "https://i.gyazo.com/47c6f36370037d9fc4128ce9285d2321.png" \* MERGEFORMATINET </w:instrText>
      </w:r>
      <w:r>
        <w:fldChar w:fldCharType="separate"/>
      </w:r>
      <w:r>
        <w:rPr>
          <w:noProof/>
        </w:rPr>
        <w:drawing>
          <wp:inline distT="0" distB="0" distL="0" distR="0" wp14:anchorId="6D3B86D4" wp14:editId="4C523D32">
            <wp:extent cx="4897088" cy="4068077"/>
            <wp:effectExtent l="88900" t="76200" r="94615" b="1104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05326" cy="407492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0D9C7CD7" w14:textId="339140B2" w:rsidR="00715397" w:rsidRPr="00715397" w:rsidRDefault="00715397" w:rsidP="00715397">
      <w:pPr>
        <w:spacing w:line="276" w:lineRule="auto"/>
        <w:jc w:val="both"/>
        <w:rPr>
          <w:i/>
          <w:iCs/>
          <w:sz w:val="20"/>
          <w:szCs w:val="20"/>
          <w:lang w:val="en-US"/>
        </w:rPr>
      </w:pPr>
      <w:r w:rsidRPr="00715397">
        <w:rPr>
          <w:i/>
          <w:iCs/>
          <w:sz w:val="20"/>
          <w:szCs w:val="20"/>
          <w:lang w:val="en-US"/>
        </w:rPr>
        <w:t>Figure 1A. The appearance of the “Quality Control” tab for the DDA data analyzed with MaxQuant.</w:t>
      </w:r>
    </w:p>
    <w:p w14:paraId="2FA6AD90" w14:textId="5036C2C8" w:rsidR="005E3F4A" w:rsidRPr="005E3F4A" w:rsidRDefault="00147F45" w:rsidP="00147F45">
      <w:pPr>
        <w:jc w:val="center"/>
        <w:rPr>
          <w:rFonts w:eastAsia="Calibri"/>
          <w:lang w:val="en-US"/>
        </w:rPr>
      </w:pPr>
      <w:r w:rsidRPr="00613B29">
        <w:rPr>
          <w:noProof/>
        </w:rPr>
        <w:lastRenderedPageBreak/>
        <mc:AlternateContent>
          <mc:Choice Requires="wpg">
            <w:drawing>
              <wp:anchor distT="0" distB="0" distL="114300" distR="114300" simplePos="0" relativeHeight="251751423" behindDoc="0" locked="0" layoutInCell="1" allowOverlap="1" wp14:anchorId="24AAD3B9" wp14:editId="699C4633">
                <wp:simplePos x="0" y="0"/>
                <wp:positionH relativeFrom="column">
                  <wp:posOffset>-12700</wp:posOffset>
                </wp:positionH>
                <wp:positionV relativeFrom="paragraph">
                  <wp:posOffset>-128905</wp:posOffset>
                </wp:positionV>
                <wp:extent cx="397510" cy="340360"/>
                <wp:effectExtent l="0" t="0" r="0" b="0"/>
                <wp:wrapNone/>
                <wp:docPr id="237" name="Group 237"/>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238" name="Oval 238"/>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ECB1FA0" w14:textId="77777777" w:rsidR="00613B29" w:rsidRPr="008A78E4" w:rsidRDefault="00613B29" w:rsidP="00613B29">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232" y="-1"/>
                            <a:ext cx="367553" cy="340659"/>
                          </a:xfrm>
                          <a:prstGeom prst="rect">
                            <a:avLst/>
                          </a:prstGeom>
                          <a:noFill/>
                          <a:ln w="6350">
                            <a:noFill/>
                          </a:ln>
                        </wps:spPr>
                        <wps:txbx>
                          <w:txbxContent>
                            <w:p w14:paraId="2188E43E" w14:textId="77777777" w:rsidR="00613B29" w:rsidRPr="00483F2D" w:rsidRDefault="00613B29" w:rsidP="00613B29">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AAD3B9" id="Group 237" o:spid="_x0000_s1130" style="position:absolute;left:0;text-align:left;margin-left:-1pt;margin-top:-10.15pt;width:31.3pt;height:26.8pt;z-index:251751423;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">
                <v:oval id="Oval 238" o:spid="_x0000_s1131"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" filled="f" strokecolor="black [3213]">
                  <v:path arrowok="t"/>
                  <o:lock v:ext="edit" aspectratio="t"/>
                  <v:textbox>
                    <w:txbxContent>
                      <w:p w14:paraId="0ECB1FA0" w14:textId="77777777" w:rsidR="00613B29" w:rsidRPr="008A78E4" w:rsidRDefault="00613B29" w:rsidP="00613B29">
                        <w:pPr>
                          <w:jc w:val="center"/>
                          <w:rPr>
                            <w:color w:val="000000" w:themeColor="text1"/>
                            <w14:textOutline w14:w="9525" w14:cap="rnd" w14:cmpd="sng" w14:algn="ctr">
                              <w14:noFill/>
                              <w14:prstDash w14:val="solid"/>
                              <w14:bevel/>
                            </w14:textOutline>
                          </w:rPr>
                        </w:pPr>
                      </w:p>
                    </w:txbxContent>
                  </v:textbox>
                </v:oval>
                <v:shape id="Text Box 239" o:spid="_x0000_s1132"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" filled="f" stroked="f" strokeweight=".5pt">
                  <v:textbox>
                    <w:txbxContent>
                      <w:p w14:paraId="2188E43E" w14:textId="77777777" w:rsidR="00613B29" w:rsidRPr="00483F2D" w:rsidRDefault="00613B29" w:rsidP="00613B29">
                        <w:pPr>
                          <w:spacing w:line="276" w:lineRule="auto"/>
                          <w:jc w:val="center"/>
                          <w:rPr>
                            <w:lang w:val="en-US"/>
                          </w:rPr>
                        </w:pPr>
                        <w:r>
                          <w:rPr>
                            <w:lang w:val="en-US"/>
                          </w:rPr>
                          <w:t>a</w:t>
                        </w:r>
                      </w:p>
                    </w:txbxContent>
                  </v:textbox>
                </v:shape>
              </v:group>
            </w:pict>
          </mc:Fallback>
        </mc:AlternateContent>
      </w:r>
      <w:r w:rsidRPr="00613B29">
        <w:rPr>
          <w:noProof/>
        </w:rPr>
        <mc:AlternateContent>
          <mc:Choice Requires="wpg">
            <w:drawing>
              <wp:anchor distT="0" distB="0" distL="114300" distR="114300" simplePos="0" relativeHeight="251752447" behindDoc="0" locked="0" layoutInCell="1" allowOverlap="1" wp14:anchorId="4EF2C4AB" wp14:editId="24303CE1">
                <wp:simplePos x="0" y="0"/>
                <wp:positionH relativeFrom="column">
                  <wp:posOffset>-12601</wp:posOffset>
                </wp:positionH>
                <wp:positionV relativeFrom="paragraph">
                  <wp:posOffset>1146388</wp:posOffset>
                </wp:positionV>
                <wp:extent cx="397510" cy="340360"/>
                <wp:effectExtent l="0" t="0" r="0" b="0"/>
                <wp:wrapNone/>
                <wp:docPr id="240" name="Group 240"/>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241" name="Oval 24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BA8E1F6" w14:textId="77777777" w:rsidR="00613B29" w:rsidRPr="008A78E4" w:rsidRDefault="00613B29" w:rsidP="00613B29">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ext Box 242"/>
                        <wps:cNvSpPr txBox="1"/>
                        <wps:spPr>
                          <a:xfrm>
                            <a:off x="8965" y="15916"/>
                            <a:ext cx="367553" cy="340659"/>
                          </a:xfrm>
                          <a:prstGeom prst="rect">
                            <a:avLst/>
                          </a:prstGeom>
                          <a:noFill/>
                          <a:ln w="6350">
                            <a:noFill/>
                          </a:ln>
                        </wps:spPr>
                        <wps:txbx>
                          <w:txbxContent>
                            <w:p w14:paraId="38F16020" w14:textId="77777777" w:rsidR="00613B29" w:rsidRDefault="00613B29" w:rsidP="00613B29">
                              <w:pPr>
                                <w:jc w:val="center"/>
                                <w:rPr>
                                  <w:lang w:val="en-US"/>
                                </w:rPr>
                              </w:pPr>
                              <w:r>
                                <w:rPr>
                                  <w:lang w:val="en-US"/>
                                </w:rPr>
                                <w:t>b</w:t>
                              </w:r>
                            </w:p>
                            <w:p w14:paraId="1F018996" w14:textId="77777777" w:rsidR="00613B29" w:rsidRPr="00483F2D" w:rsidRDefault="00613B29" w:rsidP="00613B2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F2C4AB" id="Group 240" o:spid="_x0000_s1133" style="position:absolute;left:0;text-align:left;margin-left:-1pt;margin-top:90.25pt;width:31.3pt;height:26.8pt;z-index:251752447;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">
                <v:oval id="Oval 241" o:spid="_x0000_s1134"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" filled="f" strokecolor="black [3213]">
                  <v:path arrowok="t"/>
                  <o:lock v:ext="edit" aspectratio="t"/>
                  <v:textbox>
                    <w:txbxContent>
                      <w:p w14:paraId="1BA8E1F6" w14:textId="77777777" w:rsidR="00613B29" w:rsidRPr="008A78E4" w:rsidRDefault="00613B29" w:rsidP="00613B29">
                        <w:pPr>
                          <w:jc w:val="center"/>
                          <w:rPr>
                            <w:color w:val="000000" w:themeColor="text1"/>
                            <w14:textOutline w14:w="9525" w14:cap="rnd" w14:cmpd="sng" w14:algn="ctr">
                              <w14:noFill/>
                              <w14:prstDash w14:val="solid"/>
                              <w14:bevel/>
                            </w14:textOutline>
                          </w:rPr>
                        </w:pPr>
                      </w:p>
                    </w:txbxContent>
                  </v:textbox>
                </v:oval>
                <v:shape id="Text Box 242" o:spid="_x0000_s1135"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" filled="f" stroked="f" strokeweight=".5pt">
                  <v:textbox>
                    <w:txbxContent>
                      <w:p w14:paraId="38F16020" w14:textId="77777777" w:rsidR="00613B29" w:rsidRDefault="00613B29" w:rsidP="00613B29">
                        <w:pPr>
                          <w:jc w:val="center"/>
                          <w:rPr>
                            <w:lang w:val="en-US"/>
                          </w:rPr>
                        </w:pPr>
                        <w:r>
                          <w:rPr>
                            <w:lang w:val="en-US"/>
                          </w:rPr>
                          <w:t>b</w:t>
                        </w:r>
                      </w:p>
                      <w:p w14:paraId="1F018996" w14:textId="77777777" w:rsidR="00613B29" w:rsidRPr="00483F2D" w:rsidRDefault="00613B29" w:rsidP="00613B29">
                        <w:pPr>
                          <w:jc w:val="center"/>
                          <w:rPr>
                            <w:lang w:val="en-US"/>
                          </w:rPr>
                        </w:pPr>
                      </w:p>
                    </w:txbxContent>
                  </v:textbox>
                </v:shape>
              </v:group>
            </w:pict>
          </mc:Fallback>
        </mc:AlternateContent>
      </w:r>
      <w:r w:rsidR="005E3F4A">
        <w:fldChar w:fldCharType="begin"/>
      </w:r>
      <w:r w:rsidR="005E3F4A">
        <w:instrText xml:space="preserve"> INCLUDEPICTURE "https://i.gyazo.com/c9c1474341517ccdee5b239426b48f06.png" \* MERGEFORMATINET </w:instrText>
      </w:r>
      <w:r w:rsidR="005E3F4A">
        <w:fldChar w:fldCharType="separate"/>
      </w:r>
      <w:r w:rsidR="005E3F4A">
        <w:rPr>
          <w:noProof/>
        </w:rPr>
        <w:drawing>
          <wp:inline distT="0" distB="0" distL="0" distR="0" wp14:anchorId="16848C80" wp14:editId="1A6C9120">
            <wp:extent cx="5488362" cy="2641012"/>
            <wp:effectExtent l="88900" t="76200" r="86995" b="1149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93863" cy="2643659"/>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E3F4A">
        <w:fldChar w:fldCharType="end"/>
      </w:r>
    </w:p>
    <w:p w14:paraId="6CFE601E" w14:textId="3C0BC2AA" w:rsidR="00715397" w:rsidRPr="00613B29" w:rsidRDefault="00715397" w:rsidP="00613B29">
      <w:pPr>
        <w:spacing w:line="276" w:lineRule="auto"/>
        <w:jc w:val="both"/>
        <w:rPr>
          <w:i/>
          <w:iCs/>
          <w:sz w:val="20"/>
          <w:szCs w:val="20"/>
          <w:lang w:val="en-US"/>
        </w:rPr>
      </w:pPr>
      <w:r w:rsidRPr="00715397">
        <w:rPr>
          <w:i/>
          <w:iCs/>
          <w:sz w:val="20"/>
          <w:szCs w:val="20"/>
          <w:lang w:val="en-US"/>
        </w:rPr>
        <w:t>Figure 1B. The appearance of the “Quality Control” tab for the DIA data analyzed with DIA-NN.</w:t>
      </w:r>
    </w:p>
    <w:p w14:paraId="7C24D748" w14:textId="1557537F" w:rsidR="003F0382" w:rsidRDefault="00613B29" w:rsidP="00613B29">
      <w:pPr>
        <w:spacing w:before="240" w:after="240" w:line="276" w:lineRule="auto"/>
        <w:jc w:val="both"/>
        <w:rPr>
          <w:rFonts w:ascii="Calibri" w:eastAsia="Calibri" w:hAnsi="Calibri" w:cs="Calibri"/>
          <w:lang w:val="en-US"/>
        </w:rPr>
      </w:pPr>
      <w:r>
        <w:rPr>
          <w:rFonts w:ascii="Calibri" w:eastAsia="Calibri" w:hAnsi="Calibri" w:cs="Calibri"/>
          <w:lang w:val="en-US"/>
        </w:rPr>
        <w:t xml:space="preserve">For both DDA and DIA data </w:t>
      </w:r>
      <w:r w:rsidRPr="00613B29">
        <w:rPr>
          <w:rFonts w:ascii="Calibri" w:eastAsia="Calibri" w:hAnsi="Calibri" w:cs="Calibri"/>
          <w:lang w:val="en-US"/>
        </w:rPr>
        <w:t xml:space="preserve">the summary statistics table (a) will be shown at the top of the </w:t>
      </w:r>
      <w:r>
        <w:rPr>
          <w:rFonts w:ascii="Calibri" w:eastAsia="Calibri" w:hAnsi="Calibri" w:cs="Calibri"/>
          <w:lang w:val="en-US"/>
        </w:rPr>
        <w:t>“</w:t>
      </w:r>
      <w:r w:rsidRPr="00613B29">
        <w:rPr>
          <w:rFonts w:ascii="Calibri" w:eastAsia="Calibri" w:hAnsi="Calibri" w:cs="Calibri"/>
          <w:lang w:val="en-US"/>
        </w:rPr>
        <w:t>Quality Control</w:t>
      </w:r>
      <w:r>
        <w:rPr>
          <w:rFonts w:ascii="Calibri" w:eastAsia="Calibri" w:hAnsi="Calibri" w:cs="Calibri"/>
          <w:lang w:val="en-US"/>
        </w:rPr>
        <w:t>”</w:t>
      </w:r>
      <w:r w:rsidRPr="00613B29">
        <w:rPr>
          <w:rFonts w:ascii="Calibri" w:eastAsia="Calibri" w:hAnsi="Calibri" w:cs="Calibri"/>
          <w:lang w:val="en-US"/>
        </w:rPr>
        <w:t xml:space="preserve"> tab with </w:t>
      </w:r>
      <w:r w:rsidR="003F0382">
        <w:rPr>
          <w:rFonts w:ascii="Calibri" w:eastAsia="Calibri" w:hAnsi="Calibri" w:cs="Calibri"/>
          <w:lang w:val="en-US"/>
        </w:rPr>
        <w:t>a</w:t>
      </w:r>
      <w:r w:rsidRPr="00613B29">
        <w:rPr>
          <w:rFonts w:ascii="Calibri" w:eastAsia="Calibri" w:hAnsi="Calibri" w:cs="Calibri"/>
          <w:lang w:val="en-US"/>
        </w:rPr>
        <w:t xml:space="preserve"> </w:t>
      </w:r>
      <w:r>
        <w:rPr>
          <w:rFonts w:ascii="Calibri" w:eastAsia="Calibri" w:hAnsi="Calibri" w:cs="Calibri"/>
          <w:lang w:val="en-US"/>
        </w:rPr>
        <w:t>pre-</w:t>
      </w:r>
      <w:r w:rsidRPr="00613B29">
        <w:rPr>
          <w:rFonts w:ascii="Calibri" w:eastAsia="Calibri" w:hAnsi="Calibri" w:cs="Calibri"/>
          <w:lang w:val="en-US"/>
        </w:rPr>
        <w:t xml:space="preserve">selected row (highlighted in blue) corresponding to the loaded </w:t>
      </w:r>
      <w:r w:rsidR="00BF4E4B">
        <w:rPr>
          <w:rFonts w:ascii="Calibri" w:eastAsia="Calibri" w:hAnsi="Calibri" w:cs="Calibri"/>
          <w:lang w:val="en-US"/>
        </w:rPr>
        <w:t>sample</w:t>
      </w:r>
      <w:r>
        <w:rPr>
          <w:rFonts w:ascii="Calibri" w:eastAsia="Calibri" w:hAnsi="Calibri" w:cs="Calibri"/>
          <w:lang w:val="en-US"/>
        </w:rPr>
        <w:t>.</w:t>
      </w:r>
      <w:r w:rsidR="00E343A8">
        <w:rPr>
          <w:rFonts w:ascii="Calibri" w:eastAsia="Calibri" w:hAnsi="Calibri" w:cs="Calibri"/>
          <w:lang w:val="en-US"/>
        </w:rPr>
        <w:t xml:space="preserve"> </w:t>
      </w:r>
      <w:r w:rsidR="003F0382">
        <w:rPr>
          <w:rFonts w:ascii="Calibri" w:eastAsia="Calibri" w:hAnsi="Calibri" w:cs="Calibri"/>
          <w:lang w:val="en-US"/>
        </w:rPr>
        <w:t xml:space="preserve">In part (b) there are several distribution plots showing the number of identified peptides per protein, peptide charge/length/m/z distributions. </w:t>
      </w:r>
    </w:p>
    <w:p w14:paraId="11C5BBA6" w14:textId="4D4608A4" w:rsidR="00E343A8" w:rsidRPr="00E343A8" w:rsidRDefault="003F0382" w:rsidP="00613B29">
      <w:pPr>
        <w:spacing w:before="240" w:after="240" w:line="276" w:lineRule="auto"/>
        <w:jc w:val="both"/>
        <w:rPr>
          <w:rFonts w:ascii="Calibri" w:eastAsia="Calibri" w:hAnsi="Calibri" w:cs="Calibri"/>
          <w:lang w:val="en-US"/>
        </w:rPr>
      </w:pPr>
      <w:r>
        <w:rPr>
          <w:rFonts w:ascii="Calibri" w:eastAsia="Calibri" w:hAnsi="Calibri" w:cs="Calibri"/>
          <w:lang w:val="en-US"/>
        </w:rPr>
        <w:t xml:space="preserve">For DDA data analyzed with MaxQuant </w:t>
      </w:r>
      <w:r w:rsidR="00BC419F" w:rsidRPr="00BC419F">
        <w:rPr>
          <w:rFonts w:ascii="Calibri" w:eastAsia="Calibri" w:hAnsi="Calibri" w:cs="Calibri"/>
          <w:lang w:val="en-US"/>
        </w:rPr>
        <w:t>part (c</w:t>
      </w:r>
      <w:commentRangeStart w:id="177"/>
      <w:r w:rsidR="00BC419F" w:rsidRPr="00BC419F">
        <w:rPr>
          <w:rFonts w:ascii="Calibri" w:eastAsia="Calibri" w:hAnsi="Calibri" w:cs="Calibri"/>
          <w:lang w:val="en-US"/>
        </w:rPr>
        <w:t xml:space="preserve">) </w:t>
      </w:r>
      <w:r w:rsidR="00BC419F">
        <w:rPr>
          <w:rFonts w:ascii="Calibri" w:eastAsia="Calibri" w:hAnsi="Calibri" w:cs="Calibri"/>
          <w:lang w:val="en-US"/>
        </w:rPr>
        <w:t>displays</w:t>
      </w:r>
      <w:r w:rsidR="00BC419F" w:rsidRPr="00BC419F">
        <w:rPr>
          <w:rFonts w:ascii="Calibri" w:eastAsia="Calibri" w:hAnsi="Calibri" w:cs="Calibri"/>
          <w:lang w:val="en-US"/>
        </w:rPr>
        <w:t xml:space="preserve"> mass density plots </w:t>
      </w:r>
      <w:r w:rsidR="00BC419F">
        <w:rPr>
          <w:rFonts w:ascii="Calibri" w:eastAsia="Calibri" w:hAnsi="Calibri" w:cs="Calibri"/>
          <w:lang w:val="en-US"/>
        </w:rPr>
        <w:t>before</w:t>
      </w:r>
      <w:r w:rsidR="00BC419F" w:rsidRPr="00BC419F">
        <w:rPr>
          <w:rFonts w:ascii="Calibri" w:eastAsia="Calibri" w:hAnsi="Calibri" w:cs="Calibri"/>
          <w:lang w:val="en-US"/>
        </w:rPr>
        <w:t xml:space="preserve"> and </w:t>
      </w:r>
      <w:r w:rsidR="00BC419F">
        <w:rPr>
          <w:rFonts w:ascii="Calibri" w:eastAsia="Calibri" w:hAnsi="Calibri" w:cs="Calibri"/>
          <w:lang w:val="en-US"/>
        </w:rPr>
        <w:t>after</w:t>
      </w:r>
      <w:r w:rsidR="00BC419F" w:rsidRPr="00BC419F">
        <w:rPr>
          <w:rFonts w:ascii="Calibri" w:eastAsia="Calibri" w:hAnsi="Calibri" w:cs="Calibri"/>
          <w:lang w:val="en-US"/>
        </w:rPr>
        <w:t xml:space="preserve"> calibration.</w:t>
      </w:r>
      <w:commentRangeEnd w:id="177"/>
      <w:r w:rsidR="00E15257">
        <w:rPr>
          <w:rStyle w:val="CommentReference"/>
        </w:rPr>
        <w:commentReference w:id="177"/>
      </w:r>
    </w:p>
    <w:p w14:paraId="19AC0554" w14:textId="5CB28AE2" w:rsidR="00314777" w:rsidRPr="00FD2FF9" w:rsidRDefault="00314777" w:rsidP="00314777">
      <w:pPr>
        <w:pStyle w:val="Heading3"/>
        <w:numPr>
          <w:ilvl w:val="0"/>
          <w:numId w:val="20"/>
        </w:numPr>
        <w:rPr>
          <w:rFonts w:eastAsia="Calibri"/>
          <w:color w:val="1F497D" w:themeColor="text2"/>
        </w:rPr>
      </w:pPr>
      <w:bookmarkStart w:id="178" w:name="_Toc94280942"/>
      <w:r w:rsidRPr="00FD2FF9">
        <w:rPr>
          <w:rFonts w:eastAsia="Calibri"/>
          <w:color w:val="1F497D" w:themeColor="text2"/>
          <w:lang w:val="en-US"/>
        </w:rPr>
        <w:t>“</w:t>
      </w:r>
      <w:r>
        <w:rPr>
          <w:rFonts w:eastAsia="Calibri"/>
          <w:color w:val="1F497D" w:themeColor="text2"/>
          <w:lang w:val="en-US"/>
        </w:rPr>
        <w:t>Targeted Mode</w:t>
      </w:r>
      <w:r w:rsidRPr="00FD2FF9">
        <w:rPr>
          <w:rFonts w:eastAsia="Calibri"/>
          <w:color w:val="1F497D" w:themeColor="text2"/>
          <w:lang w:val="en-US"/>
        </w:rPr>
        <w:t>” tab</w:t>
      </w:r>
      <w:bookmarkEnd w:id="178"/>
    </w:p>
    <w:p w14:paraId="78FFA709" w14:textId="74A53F7A" w:rsidR="002F026D" w:rsidRDefault="002F026D" w:rsidP="00BC419F">
      <w:pPr>
        <w:spacing w:before="240" w:after="240" w:line="276" w:lineRule="auto"/>
        <w:jc w:val="both"/>
        <w:rPr>
          <w:rFonts w:ascii="Calibri" w:eastAsia="Calibri" w:hAnsi="Calibri" w:cs="Calibri"/>
          <w:lang w:val="en-US"/>
        </w:rPr>
      </w:pPr>
      <w:r>
        <w:rPr>
          <w:rFonts w:ascii="Calibri" w:eastAsia="Calibri" w:hAnsi="Calibri" w:cs="Calibri"/>
          <w:lang w:val="en-US"/>
        </w:rPr>
        <w:t>Th</w:t>
      </w:r>
      <w:r w:rsidR="00625B27">
        <w:rPr>
          <w:rFonts w:ascii="Calibri" w:eastAsia="Calibri" w:hAnsi="Calibri" w:cs="Calibri"/>
          <w:lang w:val="en-US"/>
        </w:rPr>
        <w:t>e functionality implemented in this tab</w:t>
      </w:r>
      <w:r>
        <w:rPr>
          <w:rFonts w:ascii="Calibri" w:eastAsia="Calibri" w:hAnsi="Calibri" w:cs="Calibri"/>
          <w:lang w:val="en-US"/>
        </w:rPr>
        <w:t xml:space="preserve"> is </w:t>
      </w:r>
      <w:r w:rsidR="00081604">
        <w:rPr>
          <w:rFonts w:ascii="Calibri" w:eastAsia="Calibri" w:hAnsi="Calibri" w:cs="Calibri"/>
          <w:lang w:val="en-US"/>
        </w:rPr>
        <w:t>designed</w:t>
      </w:r>
      <w:r>
        <w:rPr>
          <w:rFonts w:ascii="Calibri" w:eastAsia="Calibri" w:hAnsi="Calibri" w:cs="Calibri"/>
          <w:lang w:val="en-US"/>
        </w:rPr>
        <w:t xml:space="preserve"> to </w:t>
      </w:r>
      <w:r w:rsidR="00081604">
        <w:rPr>
          <w:rFonts w:ascii="Calibri" w:eastAsia="Calibri" w:hAnsi="Calibri" w:cs="Calibri"/>
          <w:lang w:val="en-US"/>
        </w:rPr>
        <w:t>allow</w:t>
      </w:r>
      <w:r>
        <w:rPr>
          <w:rFonts w:ascii="Calibri" w:eastAsia="Calibri" w:hAnsi="Calibri" w:cs="Calibri"/>
          <w:lang w:val="en-US"/>
        </w:rPr>
        <w:t xml:space="preserve"> researchers to look in</w:t>
      </w:r>
      <w:r w:rsidR="00081604">
        <w:rPr>
          <w:rFonts w:ascii="Calibri" w:eastAsia="Calibri" w:hAnsi="Calibri" w:cs="Calibri"/>
          <w:lang w:val="en-US"/>
        </w:rPr>
        <w:t>to</w:t>
      </w:r>
      <w:r>
        <w:rPr>
          <w:rFonts w:ascii="Calibri" w:eastAsia="Calibri" w:hAnsi="Calibri" w:cs="Calibri"/>
          <w:lang w:val="en-US"/>
        </w:rPr>
        <w:t xml:space="preserve"> raw </w:t>
      </w:r>
      <w:r w:rsidR="00A94C0B">
        <w:rPr>
          <w:rFonts w:ascii="Calibri" w:eastAsia="Calibri" w:hAnsi="Calibri" w:cs="Calibri"/>
          <w:lang w:val="en-US"/>
        </w:rPr>
        <w:t xml:space="preserve">DIA </w:t>
      </w:r>
      <w:r>
        <w:rPr>
          <w:rFonts w:ascii="Calibri" w:eastAsia="Calibri" w:hAnsi="Calibri" w:cs="Calibri"/>
          <w:lang w:val="en-US"/>
        </w:rPr>
        <w:t xml:space="preserve">data for a </w:t>
      </w:r>
      <w:r w:rsidR="00081604">
        <w:rPr>
          <w:rFonts w:ascii="Calibri" w:eastAsia="Calibri" w:hAnsi="Calibri" w:cs="Calibri"/>
          <w:lang w:val="en-US"/>
        </w:rPr>
        <w:t>particular</w:t>
      </w:r>
      <w:r>
        <w:rPr>
          <w:rFonts w:ascii="Calibri" w:eastAsia="Calibri" w:hAnsi="Calibri" w:cs="Calibri"/>
          <w:lang w:val="en-US"/>
        </w:rPr>
        <w:t xml:space="preserve"> peptide</w:t>
      </w:r>
      <w:r w:rsidR="00625B27">
        <w:rPr>
          <w:rFonts w:ascii="Calibri" w:eastAsia="Calibri" w:hAnsi="Calibri" w:cs="Calibri"/>
          <w:lang w:val="en-US"/>
        </w:rPr>
        <w:t xml:space="preserve"> of interest.</w:t>
      </w:r>
      <w:r w:rsidR="00A94C0B">
        <w:rPr>
          <w:rFonts w:ascii="Calibri" w:eastAsia="Calibri" w:hAnsi="Calibri" w:cs="Calibri"/>
          <w:lang w:val="en-US"/>
        </w:rPr>
        <w:t xml:space="preserve"> If </w:t>
      </w:r>
      <w:r w:rsidR="00081604">
        <w:rPr>
          <w:rFonts w:ascii="Calibri" w:eastAsia="Calibri" w:hAnsi="Calibri" w:cs="Calibri"/>
          <w:lang w:val="en-US"/>
        </w:rPr>
        <w:t>no</w:t>
      </w:r>
      <w:r w:rsidR="00E46A5E">
        <w:rPr>
          <w:rFonts w:ascii="Calibri" w:eastAsia="Calibri" w:hAnsi="Calibri" w:cs="Calibri"/>
          <w:lang w:val="en-US"/>
        </w:rPr>
        <w:t>n-</w:t>
      </w:r>
      <w:r w:rsidR="00081604">
        <w:rPr>
          <w:rFonts w:ascii="Calibri" w:eastAsia="Calibri" w:hAnsi="Calibri" w:cs="Calibri"/>
          <w:lang w:val="en-US"/>
        </w:rPr>
        <w:t xml:space="preserve">DIA </w:t>
      </w:r>
      <w:r w:rsidR="00A94C0B">
        <w:rPr>
          <w:rFonts w:ascii="Calibri" w:eastAsia="Calibri" w:hAnsi="Calibri" w:cs="Calibri"/>
          <w:lang w:val="en-US"/>
        </w:rPr>
        <w:t>data is loaded in</w:t>
      </w:r>
      <w:r w:rsidR="00E46A5E">
        <w:rPr>
          <w:rFonts w:ascii="Calibri" w:eastAsia="Calibri" w:hAnsi="Calibri" w:cs="Calibri"/>
          <w:lang w:val="en-US"/>
        </w:rPr>
        <w:t>to</w:t>
      </w:r>
      <w:r w:rsidR="00A94C0B">
        <w:rPr>
          <w:rFonts w:ascii="Calibri" w:eastAsia="Calibri" w:hAnsi="Calibri" w:cs="Calibri"/>
          <w:lang w:val="en-US"/>
        </w:rPr>
        <w:t xml:space="preserve"> </w:t>
      </w:r>
      <w:proofErr w:type="spellStart"/>
      <w:r w:rsidR="00A94C0B">
        <w:rPr>
          <w:rFonts w:ascii="Calibri" w:eastAsia="Calibri" w:hAnsi="Calibri" w:cs="Calibri"/>
          <w:lang w:val="en-US"/>
        </w:rPr>
        <w:t>AlphaViz</w:t>
      </w:r>
      <w:proofErr w:type="spellEnd"/>
      <w:r w:rsidR="00A94C0B">
        <w:rPr>
          <w:rFonts w:ascii="Calibri" w:eastAsia="Calibri" w:hAnsi="Calibri" w:cs="Calibri"/>
          <w:lang w:val="en-US"/>
        </w:rPr>
        <w:t xml:space="preserve">, the tab </w:t>
      </w:r>
      <w:r w:rsidR="00081604">
        <w:rPr>
          <w:rFonts w:ascii="Calibri" w:eastAsia="Calibri" w:hAnsi="Calibri" w:cs="Calibri"/>
          <w:lang w:val="en-US"/>
        </w:rPr>
        <w:t>will be empty and the message “</w:t>
      </w:r>
      <w:r w:rsidR="00081604" w:rsidRPr="00081604">
        <w:rPr>
          <w:rFonts w:ascii="Calibri" w:eastAsia="Calibri" w:hAnsi="Calibri" w:cs="Calibri"/>
          <w:lang w:val="en-US"/>
        </w:rPr>
        <w:t>To use this functionality please load DIA data.</w:t>
      </w:r>
      <w:r w:rsidR="00081604">
        <w:rPr>
          <w:rFonts w:ascii="Calibri" w:eastAsia="Calibri" w:hAnsi="Calibri" w:cs="Calibri"/>
          <w:lang w:val="en-US"/>
        </w:rPr>
        <w:t xml:space="preserve">” will be </w:t>
      </w:r>
      <w:r w:rsidR="00E46A5E">
        <w:rPr>
          <w:rFonts w:ascii="Calibri" w:eastAsia="Calibri" w:hAnsi="Calibri" w:cs="Calibri"/>
          <w:lang w:val="en-US"/>
        </w:rPr>
        <w:t>displayed</w:t>
      </w:r>
      <w:r w:rsidR="00081604">
        <w:rPr>
          <w:rFonts w:ascii="Calibri" w:eastAsia="Calibri" w:hAnsi="Calibri" w:cs="Calibri"/>
          <w:lang w:val="en-US"/>
        </w:rPr>
        <w:t>.</w:t>
      </w:r>
      <w:r w:rsidR="00625B27">
        <w:rPr>
          <w:rFonts w:ascii="Calibri" w:eastAsia="Calibri" w:hAnsi="Calibri" w:cs="Calibri"/>
          <w:lang w:val="en-US"/>
        </w:rPr>
        <w:t xml:space="preserve"> </w:t>
      </w:r>
    </w:p>
    <w:p w14:paraId="00D837BE" w14:textId="4C576137" w:rsidR="00E46A5E" w:rsidRDefault="00E46A5E" w:rsidP="00E46A5E">
      <w:r w:rsidRPr="0036638E">
        <w:rPr>
          <w:noProof/>
        </w:rPr>
        <mc:AlternateContent>
          <mc:Choice Requires="wpg">
            <w:drawing>
              <wp:anchor distT="0" distB="0" distL="114300" distR="114300" simplePos="0" relativeHeight="251760639" behindDoc="0" locked="0" layoutInCell="1" allowOverlap="1" wp14:anchorId="73587C35" wp14:editId="59F29E90">
                <wp:simplePos x="0" y="0"/>
                <wp:positionH relativeFrom="column">
                  <wp:posOffset>5001370</wp:posOffset>
                </wp:positionH>
                <wp:positionV relativeFrom="paragraph">
                  <wp:posOffset>339725</wp:posOffset>
                </wp:positionV>
                <wp:extent cx="397510" cy="340360"/>
                <wp:effectExtent l="0" t="0" r="0" b="0"/>
                <wp:wrapNone/>
                <wp:docPr id="271" name="Group 271"/>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272" name="Oval 27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9C2D2DD"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Text Box 273"/>
                        <wps:cNvSpPr txBox="1"/>
                        <wps:spPr>
                          <a:xfrm>
                            <a:off x="8965" y="15916"/>
                            <a:ext cx="367553" cy="340659"/>
                          </a:xfrm>
                          <a:prstGeom prst="rect">
                            <a:avLst/>
                          </a:prstGeom>
                          <a:noFill/>
                          <a:ln w="6350">
                            <a:noFill/>
                          </a:ln>
                        </wps:spPr>
                        <wps:txbx>
                          <w:txbxContent>
                            <w:p w14:paraId="1631A9DE" w14:textId="662CE5D0" w:rsidR="00E46A5E" w:rsidRDefault="00E46A5E" w:rsidP="00E46A5E">
                              <w:pPr>
                                <w:jc w:val="center"/>
                                <w:rPr>
                                  <w:lang w:val="en-US"/>
                                </w:rPr>
                              </w:pPr>
                              <w:r>
                                <w:rPr>
                                  <w:lang w:val="en-US"/>
                                </w:rPr>
                                <w:t>d</w:t>
                              </w:r>
                            </w:p>
                            <w:p w14:paraId="0A4E5CC1" w14:textId="77777777" w:rsidR="00E46A5E" w:rsidRPr="00483F2D" w:rsidRDefault="00E46A5E" w:rsidP="00E46A5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587C35" id="Group 271" o:spid="_x0000_s1136" style="position:absolute;margin-left:393.8pt;margin-top:26.75pt;width:31.3pt;height:26.8pt;z-index:251760639;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">
                <v:oval id="Oval 272" o:spid="_x0000_s113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" filled="f" strokecolor="black [3213]">
                  <v:path arrowok="t"/>
                  <o:lock v:ext="edit" aspectratio="t"/>
                  <v:textbox>
                    <w:txbxContent>
                      <w:p w14:paraId="29C2D2DD"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v:textbox>
                </v:oval>
                <v:shape id="Text Box 273" o:spid="_x0000_s1138"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" filled="f" stroked="f" strokeweight=".5pt">
                  <v:textbox>
                    <w:txbxContent>
                      <w:p w14:paraId="1631A9DE" w14:textId="662CE5D0" w:rsidR="00E46A5E" w:rsidRDefault="00E46A5E" w:rsidP="00E46A5E">
                        <w:pPr>
                          <w:jc w:val="center"/>
                          <w:rPr>
                            <w:lang w:val="en-US"/>
                          </w:rPr>
                        </w:pPr>
                        <w:r>
                          <w:rPr>
                            <w:lang w:val="en-US"/>
                          </w:rPr>
                          <w:t>d</w:t>
                        </w:r>
                      </w:p>
                      <w:p w14:paraId="0A4E5CC1" w14:textId="77777777" w:rsidR="00E46A5E" w:rsidRPr="00483F2D" w:rsidRDefault="00E46A5E" w:rsidP="00E46A5E">
                        <w:pPr>
                          <w:jc w:val="center"/>
                          <w:rPr>
                            <w:lang w:val="en-US"/>
                          </w:rPr>
                        </w:pPr>
                      </w:p>
                    </w:txbxContent>
                  </v:textbox>
                </v:shape>
              </v:group>
            </w:pict>
          </mc:Fallback>
        </mc:AlternateContent>
      </w:r>
      <w:r w:rsidRPr="00E46A5E">
        <w:rPr>
          <w:rFonts w:ascii="Calibri" w:eastAsia="Calibri" w:hAnsi="Calibri" w:cs="Calibri"/>
          <w:noProof/>
          <w:lang w:val="en-US"/>
        </w:rPr>
        <mc:AlternateContent>
          <mc:Choice Requires="wpg">
            <w:drawing>
              <wp:anchor distT="0" distB="0" distL="114300" distR="114300" simplePos="0" relativeHeight="251756543" behindDoc="0" locked="0" layoutInCell="1" allowOverlap="1" wp14:anchorId="6D8A41C7" wp14:editId="4BB9EF5A">
                <wp:simplePos x="0" y="0"/>
                <wp:positionH relativeFrom="column">
                  <wp:posOffset>-111709</wp:posOffset>
                </wp:positionH>
                <wp:positionV relativeFrom="paragraph">
                  <wp:posOffset>739941</wp:posOffset>
                </wp:positionV>
                <wp:extent cx="397510" cy="340360"/>
                <wp:effectExtent l="0" t="0" r="0" b="0"/>
                <wp:wrapNone/>
                <wp:docPr id="265" name="Group 265"/>
                <wp:cNvGraphicFramePr/>
                <a:graphic xmlns:a="http://schemas.openxmlformats.org/drawingml/2006/main">
                  <a:graphicData uri="http://schemas.microsoft.com/office/word/2010/wordprocessingGroup">
                    <wpg:wgp>
                      <wpg:cNvGrpSpPr/>
                      <wpg:grpSpPr>
                        <a:xfrm>
                          <a:off x="0" y="0"/>
                          <a:ext cx="397510" cy="340360"/>
                          <a:chOff x="1613" y="15916"/>
                          <a:chExt cx="367553" cy="340659"/>
                        </a:xfrm>
                      </wpg:grpSpPr>
                      <wps:wsp>
                        <wps:cNvPr id="266" name="Oval 26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CB83BD9"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ext Box 267"/>
                        <wps:cNvSpPr txBox="1"/>
                        <wps:spPr>
                          <a:xfrm>
                            <a:off x="1613" y="15916"/>
                            <a:ext cx="367553" cy="340659"/>
                          </a:xfrm>
                          <a:prstGeom prst="rect">
                            <a:avLst/>
                          </a:prstGeom>
                          <a:noFill/>
                          <a:ln w="6350">
                            <a:noFill/>
                          </a:ln>
                        </wps:spPr>
                        <wps:txbx>
                          <w:txbxContent>
                            <w:p w14:paraId="7C3E0BFB" w14:textId="77777777" w:rsidR="00E46A5E" w:rsidRDefault="00E46A5E" w:rsidP="00E46A5E">
                              <w:pPr>
                                <w:jc w:val="center"/>
                                <w:rPr>
                                  <w:lang w:val="en-US"/>
                                </w:rPr>
                              </w:pPr>
                              <w:r>
                                <w:rPr>
                                  <w:lang w:val="en-US"/>
                                </w:rPr>
                                <w:t xml:space="preserve">c  </w:t>
                              </w:r>
                            </w:p>
                            <w:p w14:paraId="735E908B" w14:textId="77777777" w:rsidR="00E46A5E" w:rsidRPr="00483F2D" w:rsidRDefault="00E46A5E" w:rsidP="00E46A5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8A41C7" id="Group 265" o:spid="_x0000_s1139" style="position:absolute;margin-left:-8.8pt;margin-top:58.25pt;width:31.3pt;height:26.8pt;z-index:251756543;mso-width-relative:margin;mso-height-relative:margin" coordorigin="1613,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">
                <v:oval id="Oval 266" o:spid="_x0000_s114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" filled="f" strokecolor="black [3213]">
                  <v:path arrowok="t"/>
                  <o:lock v:ext="edit" aspectratio="t"/>
                  <v:textbox>
                    <w:txbxContent>
                      <w:p w14:paraId="4CB83BD9"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v:textbox>
                </v:oval>
                <v:shape id="Text Box 267" o:spid="_x0000_s1141" type="#_x0000_t202" style="position:absolute;left:1613;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" filled="f" stroked="f" strokeweight=".5pt">
                  <v:textbox>
                    <w:txbxContent>
                      <w:p w14:paraId="7C3E0BFB" w14:textId="77777777" w:rsidR="00E46A5E" w:rsidRDefault="00E46A5E" w:rsidP="00E46A5E">
                        <w:pPr>
                          <w:jc w:val="center"/>
                          <w:rPr>
                            <w:lang w:val="en-US"/>
                          </w:rPr>
                        </w:pPr>
                        <w:r>
                          <w:rPr>
                            <w:lang w:val="en-US"/>
                          </w:rPr>
                          <w:t xml:space="preserve">c  </w:t>
                        </w:r>
                      </w:p>
                      <w:p w14:paraId="735E908B" w14:textId="77777777" w:rsidR="00E46A5E" w:rsidRPr="00483F2D" w:rsidRDefault="00E46A5E" w:rsidP="00E46A5E">
                        <w:pPr>
                          <w:jc w:val="center"/>
                          <w:rPr>
                            <w:lang w:val="en-US"/>
                          </w:rPr>
                        </w:pPr>
                      </w:p>
                    </w:txbxContent>
                  </v:textbox>
                </v:shape>
              </v:group>
            </w:pict>
          </mc:Fallback>
        </mc:AlternateContent>
      </w:r>
      <w:r w:rsidRPr="0036638E">
        <w:rPr>
          <w:noProof/>
        </w:rPr>
        <mc:AlternateContent>
          <mc:Choice Requires="wpg">
            <w:drawing>
              <wp:anchor distT="0" distB="0" distL="114300" distR="114300" simplePos="0" relativeHeight="251758591" behindDoc="0" locked="0" layoutInCell="1" allowOverlap="1" wp14:anchorId="1D3ECA9B" wp14:editId="37201EE5">
                <wp:simplePos x="0" y="0"/>
                <wp:positionH relativeFrom="column">
                  <wp:posOffset>-106045</wp:posOffset>
                </wp:positionH>
                <wp:positionV relativeFrom="paragraph">
                  <wp:posOffset>332409</wp:posOffset>
                </wp:positionV>
                <wp:extent cx="397510" cy="340360"/>
                <wp:effectExtent l="0" t="0" r="0" b="0"/>
                <wp:wrapNone/>
                <wp:docPr id="268" name="Group 268"/>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269" name="Oval 26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C0BEE94"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ext Box 270"/>
                        <wps:cNvSpPr txBox="1"/>
                        <wps:spPr>
                          <a:xfrm>
                            <a:off x="8965" y="15916"/>
                            <a:ext cx="367553" cy="340659"/>
                          </a:xfrm>
                          <a:prstGeom prst="rect">
                            <a:avLst/>
                          </a:prstGeom>
                          <a:noFill/>
                          <a:ln w="6350">
                            <a:noFill/>
                          </a:ln>
                        </wps:spPr>
                        <wps:txbx>
                          <w:txbxContent>
                            <w:p w14:paraId="74960007" w14:textId="77777777" w:rsidR="00E46A5E" w:rsidRDefault="00E46A5E" w:rsidP="00E46A5E">
                              <w:pPr>
                                <w:jc w:val="center"/>
                                <w:rPr>
                                  <w:lang w:val="en-US"/>
                                </w:rPr>
                              </w:pPr>
                              <w:r>
                                <w:rPr>
                                  <w:lang w:val="en-US"/>
                                </w:rPr>
                                <w:t>b</w:t>
                              </w:r>
                            </w:p>
                            <w:p w14:paraId="398C11B1" w14:textId="77777777" w:rsidR="00E46A5E" w:rsidRPr="00483F2D" w:rsidRDefault="00E46A5E" w:rsidP="00E46A5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3ECA9B" id="Group 268" o:spid="_x0000_s1142" style="position:absolute;margin-left:-8.35pt;margin-top:26.15pt;width:31.3pt;height:26.8pt;z-index:251758591;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">
                <v:oval id="Oval 269" o:spid="_x0000_s114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" filled="f" strokecolor="black [3213]">
                  <v:path arrowok="t"/>
                  <o:lock v:ext="edit" aspectratio="t"/>
                  <v:textbox>
                    <w:txbxContent>
                      <w:p w14:paraId="7C0BEE94"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v:textbox>
                </v:oval>
                <v:shape id="Text Box 270" o:spid="_x0000_s1144"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" filled="f" stroked="f" strokeweight=".5pt">
                  <v:textbox>
                    <w:txbxContent>
                      <w:p w14:paraId="74960007" w14:textId="77777777" w:rsidR="00E46A5E" w:rsidRDefault="00E46A5E" w:rsidP="00E46A5E">
                        <w:pPr>
                          <w:jc w:val="center"/>
                          <w:rPr>
                            <w:lang w:val="en-US"/>
                          </w:rPr>
                        </w:pPr>
                        <w:r>
                          <w:rPr>
                            <w:lang w:val="en-US"/>
                          </w:rPr>
                          <w:t>b</w:t>
                        </w:r>
                      </w:p>
                      <w:p w14:paraId="398C11B1" w14:textId="77777777" w:rsidR="00E46A5E" w:rsidRPr="00483F2D" w:rsidRDefault="00E46A5E" w:rsidP="00E46A5E">
                        <w:pPr>
                          <w:jc w:val="center"/>
                          <w:rPr>
                            <w:lang w:val="en-US"/>
                          </w:rPr>
                        </w:pPr>
                      </w:p>
                    </w:txbxContent>
                  </v:textbox>
                </v:shape>
              </v:group>
            </w:pict>
          </mc:Fallback>
        </mc:AlternateContent>
      </w:r>
      <w:r w:rsidRPr="00E46A5E">
        <w:rPr>
          <w:rFonts w:ascii="Calibri" w:eastAsia="Calibri" w:hAnsi="Calibri" w:cs="Calibri"/>
          <w:noProof/>
          <w:lang w:val="en-US"/>
        </w:rPr>
        <mc:AlternateContent>
          <mc:Choice Requires="wpg">
            <w:drawing>
              <wp:anchor distT="0" distB="0" distL="114300" distR="114300" simplePos="0" relativeHeight="251754495" behindDoc="0" locked="0" layoutInCell="1" allowOverlap="1" wp14:anchorId="6FFC6B41" wp14:editId="664E10CE">
                <wp:simplePos x="0" y="0"/>
                <wp:positionH relativeFrom="column">
                  <wp:posOffset>1772920</wp:posOffset>
                </wp:positionH>
                <wp:positionV relativeFrom="paragraph">
                  <wp:posOffset>316230</wp:posOffset>
                </wp:positionV>
                <wp:extent cx="397510" cy="340360"/>
                <wp:effectExtent l="0" t="0" r="0" b="0"/>
                <wp:wrapNone/>
                <wp:docPr id="259" name="Group 259"/>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260" name="Oval 260"/>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0444243"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Text Box 261"/>
                        <wps:cNvSpPr txBox="1"/>
                        <wps:spPr>
                          <a:xfrm>
                            <a:off x="13232" y="-1"/>
                            <a:ext cx="367553" cy="340659"/>
                          </a:xfrm>
                          <a:prstGeom prst="rect">
                            <a:avLst/>
                          </a:prstGeom>
                          <a:noFill/>
                          <a:ln w="6350">
                            <a:noFill/>
                          </a:ln>
                        </wps:spPr>
                        <wps:txbx>
                          <w:txbxContent>
                            <w:p w14:paraId="55AEACF3" w14:textId="77777777" w:rsidR="00E46A5E" w:rsidRPr="00483F2D" w:rsidRDefault="00E46A5E" w:rsidP="00E46A5E">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C6B41" id="Group 259" o:spid="_x0000_s1145" style="position:absolute;margin-left:139.6pt;margin-top:24.9pt;width:31.3pt;height:26.8pt;z-index:251754495;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">
                <v:oval id="Oval 260" o:spid="_x0000_s114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" filled="f" strokecolor="black [3213]">
                  <v:path arrowok="t"/>
                  <o:lock v:ext="edit" aspectratio="t"/>
                  <v:textbox>
                    <w:txbxContent>
                      <w:p w14:paraId="00444243"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v:textbox>
                </v:oval>
                <v:shape id="Text Box 261" o:spid="_x0000_s1147"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" filled="f" stroked="f" strokeweight=".5pt">
                  <v:textbox>
                    <w:txbxContent>
                      <w:p w14:paraId="55AEACF3" w14:textId="77777777" w:rsidR="00E46A5E" w:rsidRPr="00483F2D" w:rsidRDefault="00E46A5E" w:rsidP="00E46A5E">
                        <w:pPr>
                          <w:spacing w:line="276" w:lineRule="auto"/>
                          <w:jc w:val="center"/>
                          <w:rPr>
                            <w:lang w:val="en-US"/>
                          </w:rPr>
                        </w:pPr>
                        <w:r>
                          <w:rPr>
                            <w:lang w:val="en-US"/>
                          </w:rPr>
                          <w:t>a</w:t>
                        </w:r>
                      </w:p>
                    </w:txbxContent>
                  </v:textbox>
                </v:shape>
              </v:group>
            </w:pict>
          </mc:Fallback>
        </mc:AlternateContent>
      </w:r>
      <w:r w:rsidRPr="00E46A5E">
        <w:rPr>
          <w:rFonts w:ascii="Calibri" w:eastAsia="Calibri" w:hAnsi="Calibri" w:cs="Calibri"/>
          <w:noProof/>
          <w:lang w:val="en-US"/>
        </w:rPr>
        <mc:AlternateContent>
          <mc:Choice Requires="wpg">
            <w:drawing>
              <wp:anchor distT="0" distB="0" distL="114300" distR="114300" simplePos="0" relativeHeight="251755519" behindDoc="0" locked="0" layoutInCell="1" allowOverlap="1" wp14:anchorId="6FE54D15" wp14:editId="5BE791F7">
                <wp:simplePos x="0" y="0"/>
                <wp:positionH relativeFrom="column">
                  <wp:posOffset>1773140</wp:posOffset>
                </wp:positionH>
                <wp:positionV relativeFrom="paragraph">
                  <wp:posOffset>4058837</wp:posOffset>
                </wp:positionV>
                <wp:extent cx="397510" cy="340360"/>
                <wp:effectExtent l="0" t="0" r="0" b="0"/>
                <wp:wrapNone/>
                <wp:docPr id="262" name="Group 262"/>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263" name="Oval 263"/>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92DD15A"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ext Box 264"/>
                        <wps:cNvSpPr txBox="1"/>
                        <wps:spPr>
                          <a:xfrm>
                            <a:off x="8965" y="15916"/>
                            <a:ext cx="367553" cy="340659"/>
                          </a:xfrm>
                          <a:prstGeom prst="rect">
                            <a:avLst/>
                          </a:prstGeom>
                          <a:noFill/>
                          <a:ln w="6350">
                            <a:noFill/>
                          </a:ln>
                        </wps:spPr>
                        <wps:txbx>
                          <w:txbxContent>
                            <w:p w14:paraId="73639473" w14:textId="77777777" w:rsidR="00E46A5E" w:rsidRDefault="00E46A5E" w:rsidP="00E46A5E">
                              <w:pPr>
                                <w:jc w:val="center"/>
                                <w:rPr>
                                  <w:lang w:val="en-US"/>
                                </w:rPr>
                              </w:pPr>
                              <w:r>
                                <w:rPr>
                                  <w:lang w:val="en-US"/>
                                </w:rPr>
                                <w:t>b</w:t>
                              </w:r>
                            </w:p>
                            <w:p w14:paraId="4E42E5D4" w14:textId="77777777" w:rsidR="00E46A5E" w:rsidRPr="00483F2D" w:rsidRDefault="00E46A5E" w:rsidP="00E46A5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E54D15" id="Group 262" o:spid="_x0000_s1148" style="position:absolute;margin-left:139.6pt;margin-top:319.6pt;width:31.3pt;height:26.8pt;z-index:251755519;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">
                <v:oval id="Oval 263" o:spid="_x0000_s114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" filled="f" strokecolor="black [3213]">
                  <v:path arrowok="t"/>
                  <o:lock v:ext="edit" aspectratio="t"/>
                  <v:textbox>
                    <w:txbxContent>
                      <w:p w14:paraId="292DD15A"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v:textbox>
                </v:oval>
                <v:shape id="Text Box 264" o:spid="_x0000_s1150"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" filled="f" stroked="f" strokeweight=".5pt">
                  <v:textbox>
                    <w:txbxContent>
                      <w:p w14:paraId="73639473" w14:textId="77777777" w:rsidR="00E46A5E" w:rsidRDefault="00E46A5E" w:rsidP="00E46A5E">
                        <w:pPr>
                          <w:jc w:val="center"/>
                          <w:rPr>
                            <w:lang w:val="en-US"/>
                          </w:rPr>
                        </w:pPr>
                        <w:r>
                          <w:rPr>
                            <w:lang w:val="en-US"/>
                          </w:rPr>
                          <w:t>b</w:t>
                        </w:r>
                      </w:p>
                      <w:p w14:paraId="4E42E5D4" w14:textId="77777777" w:rsidR="00E46A5E" w:rsidRPr="00483F2D" w:rsidRDefault="00E46A5E" w:rsidP="00E46A5E">
                        <w:pPr>
                          <w:jc w:val="center"/>
                          <w:rPr>
                            <w:lang w:val="en-US"/>
                          </w:rPr>
                        </w:pPr>
                      </w:p>
                    </w:txbxContent>
                  </v:textbox>
                </v:shape>
              </v:group>
            </w:pict>
          </mc:Fallback>
        </mc:AlternateContent>
      </w:r>
      <w:r>
        <w:fldChar w:fldCharType="begin"/>
      </w:r>
      <w:r>
        <w:instrText xml:space="preserve"> INCLUDEPICTURE "https://i.gyazo.com/8b01c3f9a6c827080ffbd156de2b6674.png" \* MERGEFORMATINET </w:instrText>
      </w:r>
      <w:r>
        <w:fldChar w:fldCharType="separate"/>
      </w:r>
      <w:r>
        <w:rPr>
          <w:noProof/>
        </w:rPr>
        <w:drawing>
          <wp:inline distT="0" distB="0" distL="0" distR="0" wp14:anchorId="4BA610C4" wp14:editId="5DD7967B">
            <wp:extent cx="5979600" cy="1728873"/>
            <wp:effectExtent l="88900" t="76200" r="91440" b="11303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3138"/>
                    <a:stretch/>
                  </pic:blipFill>
                  <pic:spPr bwMode="auto">
                    <a:xfrm>
                      <a:off x="0" y="0"/>
                      <a:ext cx="5979600" cy="1728873"/>
                    </a:xfrm>
                    <a:prstGeom prst="rect">
                      <a:avLst/>
                    </a:prstGeom>
                    <a:solidFill>
                      <a:srgbClr val="FFFFFF">
                        <a:shade val="85000"/>
                      </a:srgbClr>
                    </a:solidFill>
                    <a:ln w="381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fldChar w:fldCharType="end"/>
      </w:r>
    </w:p>
    <w:p w14:paraId="25A36FED" w14:textId="340503ED" w:rsidR="00BF4E4B" w:rsidRDefault="00707733" w:rsidP="00E46A5E">
      <w:pPr>
        <w:spacing w:before="240" w:after="240" w:line="276" w:lineRule="auto"/>
        <w:jc w:val="both"/>
        <w:rPr>
          <w:rFonts w:ascii="Calibri" w:eastAsia="Calibri" w:hAnsi="Calibri" w:cs="Calibri"/>
          <w:lang w:val="en-US"/>
        </w:rPr>
      </w:pPr>
      <w:r>
        <w:rPr>
          <w:rFonts w:ascii="Calibri" w:eastAsia="Calibri" w:hAnsi="Calibri" w:cs="Calibri"/>
          <w:lang w:val="en-US"/>
        </w:rPr>
        <w:t xml:space="preserve">The obligatory information about </w:t>
      </w:r>
      <w:r w:rsidR="00CF11FF">
        <w:rPr>
          <w:rFonts w:ascii="Calibri" w:eastAsia="Calibri" w:hAnsi="Calibri" w:cs="Calibri"/>
          <w:lang w:val="en-US"/>
        </w:rPr>
        <w:t xml:space="preserve">the </w:t>
      </w:r>
      <w:r>
        <w:rPr>
          <w:rFonts w:ascii="Calibri" w:eastAsia="Calibri" w:hAnsi="Calibri" w:cs="Calibri"/>
          <w:lang w:val="en-US"/>
        </w:rPr>
        <w:t>peptide of interest</w:t>
      </w:r>
      <w:r w:rsidR="00CF11FF" w:rsidRPr="00CF11FF">
        <w:rPr>
          <w:rFonts w:ascii="Calibri" w:eastAsia="Calibri" w:hAnsi="Calibri" w:cs="Calibri"/>
          <w:lang w:val="en-US"/>
        </w:rPr>
        <w:t>, which must be entered in table (a),</w:t>
      </w:r>
      <w:r>
        <w:rPr>
          <w:rFonts w:ascii="Calibri" w:eastAsia="Calibri" w:hAnsi="Calibri" w:cs="Calibri"/>
          <w:lang w:val="en-US"/>
        </w:rPr>
        <w:t xml:space="preserve"> is:</w:t>
      </w:r>
    </w:p>
    <w:p w14:paraId="733D4EC1" w14:textId="50E7A244" w:rsidR="00707733" w:rsidRDefault="00707733" w:rsidP="00707733">
      <w:pPr>
        <w:pStyle w:val="ListParagraph"/>
        <w:numPr>
          <w:ilvl w:val="0"/>
          <w:numId w:val="20"/>
        </w:numPr>
        <w:spacing w:before="240" w:after="240" w:line="276" w:lineRule="auto"/>
        <w:jc w:val="both"/>
        <w:rPr>
          <w:rFonts w:ascii="Calibri" w:eastAsia="Calibri" w:hAnsi="Calibri" w:cs="Calibri"/>
          <w:lang w:val="en-US"/>
        </w:rPr>
      </w:pPr>
      <w:commentRangeStart w:id="179"/>
      <w:r>
        <w:rPr>
          <w:rFonts w:ascii="Calibri" w:eastAsia="Calibri" w:hAnsi="Calibri" w:cs="Calibri"/>
          <w:lang w:val="en-US"/>
        </w:rPr>
        <w:lastRenderedPageBreak/>
        <w:t>its name</w:t>
      </w:r>
      <w:r w:rsidR="00BF4E4B">
        <w:rPr>
          <w:rFonts w:ascii="Calibri" w:eastAsia="Calibri" w:hAnsi="Calibri" w:cs="Calibri"/>
          <w:lang w:val="en-US"/>
        </w:rPr>
        <w:t xml:space="preserve"> that can contain </w:t>
      </w:r>
      <w:r w:rsidR="00BF4E4B" w:rsidRPr="00BF4E4B">
        <w:rPr>
          <w:rFonts w:ascii="Calibri" w:eastAsia="Calibri" w:hAnsi="Calibri" w:cs="Calibri"/>
          <w:lang w:val="en-US"/>
        </w:rPr>
        <w:t>a "unique identifier"</w:t>
      </w:r>
      <w:r w:rsidR="00BF4E4B">
        <w:rPr>
          <w:rFonts w:ascii="Calibri" w:eastAsia="Calibri" w:hAnsi="Calibri" w:cs="Calibri"/>
          <w:lang w:val="en-US"/>
        </w:rPr>
        <w:t xml:space="preserve"> or any other information</w:t>
      </w:r>
      <w:r>
        <w:rPr>
          <w:rFonts w:ascii="Calibri" w:eastAsia="Calibri" w:hAnsi="Calibri" w:cs="Calibri"/>
          <w:lang w:val="en-US"/>
        </w:rPr>
        <w:t>;</w:t>
      </w:r>
      <w:commentRangeEnd w:id="179"/>
      <w:r w:rsidR="001E524E">
        <w:rPr>
          <w:rStyle w:val="CommentReference"/>
        </w:rPr>
        <w:commentReference w:id="179"/>
      </w:r>
    </w:p>
    <w:p w14:paraId="4D767A59" w14:textId="0EF6DBA4" w:rsidR="00707733" w:rsidRDefault="00707733" w:rsidP="00707733">
      <w:pPr>
        <w:pStyle w:val="ListParagraph"/>
        <w:numPr>
          <w:ilvl w:val="0"/>
          <w:numId w:val="20"/>
        </w:numPr>
        <w:spacing w:before="240" w:after="240" w:line="276" w:lineRule="auto"/>
        <w:jc w:val="both"/>
        <w:rPr>
          <w:rFonts w:ascii="Calibri" w:eastAsia="Calibri" w:hAnsi="Calibri" w:cs="Calibri"/>
          <w:lang w:val="en-US"/>
        </w:rPr>
      </w:pPr>
      <w:r>
        <w:rPr>
          <w:rFonts w:ascii="Calibri" w:eastAsia="Calibri" w:hAnsi="Calibri" w:cs="Calibri"/>
          <w:lang w:val="en-US"/>
        </w:rPr>
        <w:t>amino acid sequence;</w:t>
      </w:r>
    </w:p>
    <w:p w14:paraId="2F54DBC0" w14:textId="415DB9F2" w:rsidR="00707733" w:rsidRDefault="00707733" w:rsidP="00707733">
      <w:pPr>
        <w:pStyle w:val="ListParagraph"/>
        <w:numPr>
          <w:ilvl w:val="0"/>
          <w:numId w:val="20"/>
        </w:numPr>
        <w:spacing w:before="240" w:after="240" w:line="276" w:lineRule="auto"/>
        <w:jc w:val="both"/>
        <w:rPr>
          <w:rFonts w:ascii="Calibri" w:eastAsia="Calibri" w:hAnsi="Calibri" w:cs="Calibri"/>
          <w:lang w:val="en-US"/>
        </w:rPr>
      </w:pPr>
      <w:r>
        <w:rPr>
          <w:rFonts w:ascii="Calibri" w:eastAsia="Calibri" w:hAnsi="Calibri" w:cs="Calibri"/>
          <w:lang w:val="en-US"/>
        </w:rPr>
        <w:t>charge;</w:t>
      </w:r>
    </w:p>
    <w:p w14:paraId="43B3505B" w14:textId="506B86D5" w:rsidR="00707733" w:rsidRDefault="00707733" w:rsidP="00707733">
      <w:pPr>
        <w:pStyle w:val="ListParagraph"/>
        <w:numPr>
          <w:ilvl w:val="0"/>
          <w:numId w:val="20"/>
        </w:numPr>
        <w:spacing w:before="240" w:after="240" w:line="276" w:lineRule="auto"/>
        <w:jc w:val="both"/>
        <w:rPr>
          <w:rFonts w:ascii="Calibri" w:eastAsia="Calibri" w:hAnsi="Calibri" w:cs="Calibri"/>
          <w:lang w:val="en-US"/>
        </w:rPr>
      </w:pPr>
      <w:r>
        <w:rPr>
          <w:rFonts w:ascii="Calibri" w:eastAsia="Calibri" w:hAnsi="Calibri" w:cs="Calibri"/>
          <w:lang w:val="en-US"/>
        </w:rPr>
        <w:t>ion mobility</w:t>
      </w:r>
      <w:r w:rsidR="00814891">
        <w:rPr>
          <w:rFonts w:ascii="Calibri" w:eastAsia="Calibri" w:hAnsi="Calibri" w:cs="Calibri"/>
          <w:lang w:val="en-US"/>
        </w:rPr>
        <w:t xml:space="preserve"> (</w:t>
      </w:r>
      <w:proofErr w:type="spellStart"/>
      <w:r w:rsidR="00814891">
        <w:rPr>
          <w:rFonts w:ascii="Calibri" w:eastAsia="Calibri" w:hAnsi="Calibri" w:cs="Calibri"/>
          <w:lang w:val="en-US"/>
        </w:rPr>
        <w:t>im</w:t>
      </w:r>
      <w:proofErr w:type="spellEnd"/>
      <w:r w:rsidR="00814891">
        <w:rPr>
          <w:rFonts w:ascii="Calibri" w:eastAsia="Calibri" w:hAnsi="Calibri" w:cs="Calibri"/>
          <w:lang w:val="en-US"/>
        </w:rPr>
        <w:t>)</w:t>
      </w:r>
      <w:r>
        <w:rPr>
          <w:rFonts w:ascii="Calibri" w:eastAsia="Calibri" w:hAnsi="Calibri" w:cs="Calibri"/>
          <w:lang w:val="en-US"/>
        </w:rPr>
        <w:t>;</w:t>
      </w:r>
    </w:p>
    <w:p w14:paraId="0548C440" w14:textId="74650011" w:rsidR="00707733" w:rsidRDefault="00707733" w:rsidP="00707733">
      <w:pPr>
        <w:pStyle w:val="ListParagraph"/>
        <w:numPr>
          <w:ilvl w:val="0"/>
          <w:numId w:val="20"/>
        </w:numPr>
        <w:spacing w:before="240" w:after="240" w:line="276" w:lineRule="auto"/>
        <w:jc w:val="both"/>
        <w:rPr>
          <w:rFonts w:ascii="Calibri" w:eastAsia="Calibri" w:hAnsi="Calibri" w:cs="Calibri"/>
          <w:lang w:val="en-US"/>
        </w:rPr>
      </w:pPr>
      <w:r>
        <w:rPr>
          <w:rFonts w:ascii="Calibri" w:eastAsia="Calibri" w:hAnsi="Calibri" w:cs="Calibri"/>
          <w:lang w:val="en-US"/>
        </w:rPr>
        <w:t>retention time</w:t>
      </w:r>
      <w:r w:rsidR="00814891">
        <w:rPr>
          <w:rFonts w:ascii="Calibri" w:eastAsia="Calibri" w:hAnsi="Calibri" w:cs="Calibri"/>
          <w:lang w:val="en-US"/>
        </w:rPr>
        <w:t xml:space="preserve"> (rt)</w:t>
      </w:r>
      <w:r>
        <w:rPr>
          <w:rFonts w:ascii="Calibri" w:eastAsia="Calibri" w:hAnsi="Calibri" w:cs="Calibri"/>
          <w:lang w:val="en-US"/>
        </w:rPr>
        <w:t>.</w:t>
      </w:r>
    </w:p>
    <w:p w14:paraId="246A461F" w14:textId="5C2BB101" w:rsidR="00BF4E4B" w:rsidRPr="00BF4E4B" w:rsidRDefault="00BF4E4B" w:rsidP="00BF4E4B">
      <w:pPr>
        <w:spacing w:before="240" w:after="240" w:line="276" w:lineRule="auto"/>
        <w:jc w:val="both"/>
        <w:rPr>
          <w:rFonts w:ascii="Calibri" w:eastAsia="Calibri" w:hAnsi="Calibri" w:cs="Calibri"/>
          <w:lang w:val="en-US"/>
        </w:rPr>
      </w:pPr>
      <w:r>
        <w:rPr>
          <w:rFonts w:ascii="Calibri" w:eastAsia="Calibri" w:hAnsi="Calibri" w:cs="Calibri"/>
          <w:lang w:val="en-US"/>
        </w:rPr>
        <w:t>The index column is automatically assigned in the table.</w:t>
      </w:r>
    </w:p>
    <w:p w14:paraId="66B1E4F7" w14:textId="61B43769" w:rsidR="00707733" w:rsidRDefault="00707733" w:rsidP="00707733">
      <w:pPr>
        <w:spacing w:before="240" w:after="240" w:line="276" w:lineRule="auto"/>
        <w:jc w:val="both"/>
        <w:rPr>
          <w:rFonts w:ascii="Calibri" w:eastAsia="Calibri" w:hAnsi="Calibri" w:cs="Calibri"/>
          <w:lang w:val="en-US"/>
        </w:rPr>
      </w:pPr>
      <w:r>
        <w:rPr>
          <w:rFonts w:ascii="Calibri" w:eastAsia="Calibri" w:hAnsi="Calibri" w:cs="Calibri"/>
          <w:lang w:val="en-US"/>
        </w:rPr>
        <w:t>The update of the table (a) can be done in two ways:</w:t>
      </w:r>
    </w:p>
    <w:p w14:paraId="253C9F2B" w14:textId="77777777" w:rsidR="00CF11FF" w:rsidRDefault="00CF11FF" w:rsidP="00D57ACC">
      <w:pPr>
        <w:pStyle w:val="ListParagraph"/>
        <w:numPr>
          <w:ilvl w:val="0"/>
          <w:numId w:val="30"/>
        </w:numPr>
        <w:spacing w:before="240" w:after="240" w:line="276" w:lineRule="auto"/>
        <w:ind w:left="426"/>
        <w:jc w:val="both"/>
        <w:rPr>
          <w:rFonts w:ascii="Calibri" w:eastAsia="Calibri" w:hAnsi="Calibri" w:cs="Calibri"/>
          <w:lang w:val="en-US"/>
        </w:rPr>
      </w:pPr>
      <w:r w:rsidRPr="00CF11FF">
        <w:rPr>
          <w:rFonts w:ascii="Calibri" w:eastAsia="Calibri" w:hAnsi="Calibri" w:cs="Calibri"/>
          <w:b/>
          <w:bCs/>
          <w:lang w:val="en-US"/>
        </w:rPr>
        <w:t>M</w:t>
      </w:r>
      <w:r w:rsidR="00707733" w:rsidRPr="00CF11FF">
        <w:rPr>
          <w:rFonts w:ascii="Calibri" w:eastAsia="Calibri" w:hAnsi="Calibri" w:cs="Calibri"/>
          <w:b/>
          <w:bCs/>
          <w:lang w:val="en-US"/>
        </w:rPr>
        <w:t>anually</w:t>
      </w:r>
      <w:r w:rsidR="00707733" w:rsidRPr="00CF11FF">
        <w:rPr>
          <w:rFonts w:ascii="Calibri" w:eastAsia="Calibri" w:hAnsi="Calibri" w:cs="Calibri"/>
          <w:lang w:val="en-US"/>
        </w:rPr>
        <w:t xml:space="preserve">: Set how many </w:t>
      </w:r>
      <w:r w:rsidR="0043025E" w:rsidRPr="00CF11FF">
        <w:rPr>
          <w:rFonts w:ascii="Calibri" w:eastAsia="Calibri" w:hAnsi="Calibri" w:cs="Calibri"/>
          <w:lang w:val="en-US"/>
        </w:rPr>
        <w:t>rows</w:t>
      </w:r>
      <w:r w:rsidR="00707733" w:rsidRPr="00CF11FF">
        <w:rPr>
          <w:rFonts w:ascii="Calibri" w:eastAsia="Calibri" w:hAnsi="Calibri" w:cs="Calibri"/>
          <w:lang w:val="en-US"/>
        </w:rPr>
        <w:t xml:space="preserve"> (peptides) to add to the table and using the integer input field</w:t>
      </w:r>
      <w:r w:rsidRPr="00CF11FF">
        <w:rPr>
          <w:rFonts w:ascii="Calibri" w:eastAsia="Calibri" w:hAnsi="Calibri" w:cs="Calibri"/>
          <w:lang w:val="en-US"/>
        </w:rPr>
        <w:t xml:space="preserve"> (b)</w:t>
      </w:r>
      <w:r w:rsidR="00707733" w:rsidRPr="00CF11FF">
        <w:rPr>
          <w:rFonts w:ascii="Calibri" w:eastAsia="Calibri" w:hAnsi="Calibri" w:cs="Calibri"/>
          <w:lang w:val="en-US"/>
        </w:rPr>
        <w:t xml:space="preserve"> add </w:t>
      </w:r>
      <w:r w:rsidRPr="00CF11FF">
        <w:rPr>
          <w:rFonts w:ascii="Calibri" w:eastAsia="Calibri" w:hAnsi="Calibri" w:cs="Calibri"/>
          <w:lang w:val="en-US"/>
        </w:rPr>
        <w:t>some empty rows</w:t>
      </w:r>
      <w:r w:rsidR="00707733" w:rsidRPr="00CF11FF">
        <w:rPr>
          <w:rFonts w:ascii="Calibri" w:eastAsia="Calibri" w:hAnsi="Calibri" w:cs="Calibri"/>
          <w:lang w:val="en-US"/>
        </w:rPr>
        <w:t xml:space="preserve"> to the table. </w:t>
      </w:r>
      <w:r w:rsidRPr="00CF11FF">
        <w:rPr>
          <w:rFonts w:ascii="Calibri" w:eastAsia="Calibri" w:hAnsi="Calibri" w:cs="Calibri"/>
          <w:lang w:val="en-US"/>
        </w:rPr>
        <w:t>The table cells can then be modified manually.</w:t>
      </w:r>
    </w:p>
    <w:p w14:paraId="59BEA6F0" w14:textId="4446DB37" w:rsidR="00707733" w:rsidRPr="00CF11FF" w:rsidRDefault="00CF11FF" w:rsidP="00D57ACC">
      <w:pPr>
        <w:pStyle w:val="ListParagraph"/>
        <w:numPr>
          <w:ilvl w:val="0"/>
          <w:numId w:val="30"/>
        </w:numPr>
        <w:spacing w:before="240" w:after="240" w:line="276" w:lineRule="auto"/>
        <w:ind w:left="426"/>
        <w:jc w:val="both"/>
        <w:rPr>
          <w:rFonts w:ascii="Calibri" w:eastAsia="Calibri" w:hAnsi="Calibri" w:cs="Calibri"/>
          <w:lang w:val="en-US"/>
        </w:rPr>
      </w:pPr>
      <w:r w:rsidRPr="00CF11FF">
        <w:rPr>
          <w:rFonts w:ascii="Calibri" w:eastAsia="Calibri" w:hAnsi="Calibri" w:cs="Calibri"/>
          <w:b/>
          <w:bCs/>
          <w:lang w:val="en-US"/>
        </w:rPr>
        <w:t>B</w:t>
      </w:r>
      <w:r w:rsidR="0043025E" w:rsidRPr="00CF11FF">
        <w:rPr>
          <w:rFonts w:ascii="Calibri" w:eastAsia="Calibri" w:hAnsi="Calibri" w:cs="Calibri"/>
          <w:b/>
          <w:bCs/>
          <w:lang w:val="en-US"/>
        </w:rPr>
        <w:t xml:space="preserve">y loading </w:t>
      </w:r>
      <w:r w:rsidR="00814891">
        <w:rPr>
          <w:rFonts w:ascii="Calibri" w:eastAsia="Calibri" w:hAnsi="Calibri" w:cs="Calibri"/>
          <w:b/>
          <w:bCs/>
          <w:lang w:val="en-US"/>
        </w:rPr>
        <w:t>a file</w:t>
      </w:r>
      <w:r w:rsidR="0043025E" w:rsidRPr="00CF11FF">
        <w:rPr>
          <w:rFonts w:ascii="Calibri" w:eastAsia="Calibri" w:hAnsi="Calibri" w:cs="Calibri"/>
          <w:lang w:val="en-US"/>
        </w:rPr>
        <w:t>: L</w:t>
      </w:r>
      <w:r w:rsidR="0043025E" w:rsidRPr="00CF11FF">
        <w:rPr>
          <w:rFonts w:ascii="Calibri" w:eastAsia="Calibri" w:hAnsi="Calibri" w:cs="Calibri"/>
        </w:rPr>
        <w:t xml:space="preserve">oad </w:t>
      </w:r>
      <w:r>
        <w:rPr>
          <w:rFonts w:ascii="Calibri" w:eastAsia="Calibri" w:hAnsi="Calibri" w:cs="Calibri"/>
          <w:lang w:val="en-US"/>
        </w:rPr>
        <w:t>the</w:t>
      </w:r>
      <w:r w:rsidR="0043025E" w:rsidRPr="00CF11FF">
        <w:rPr>
          <w:rFonts w:ascii="Calibri" w:eastAsia="Calibri" w:hAnsi="Calibri" w:cs="Calibri"/>
        </w:rPr>
        <w:t xml:space="preserve"> </w:t>
      </w:r>
      <w:r w:rsidR="0043025E" w:rsidRPr="00CF11FF">
        <w:rPr>
          <w:rFonts w:ascii="Calibri" w:eastAsia="Calibri" w:hAnsi="Calibri" w:cs="Calibri"/>
          <w:lang w:val="en-US"/>
        </w:rPr>
        <w:t>table by pressing the “Choose file” button (c) containing the columns</w:t>
      </w:r>
      <w:r w:rsidR="0043025E" w:rsidRPr="00CF11FF">
        <w:rPr>
          <w:rFonts w:ascii="Calibri" w:eastAsia="Calibri" w:hAnsi="Calibri" w:cs="Calibri"/>
        </w:rPr>
        <w:t xml:space="preserve"> </w:t>
      </w:r>
      <w:r w:rsidR="0043025E" w:rsidRPr="00CF11FF">
        <w:rPr>
          <w:rFonts w:ascii="Calibri" w:eastAsia="Calibri" w:hAnsi="Calibri" w:cs="Calibri"/>
          <w:lang w:val="en-US"/>
        </w:rPr>
        <w:t xml:space="preserve">with the same names </w:t>
      </w:r>
      <w:r w:rsidR="002A1BB4">
        <w:rPr>
          <w:rFonts w:ascii="Calibri" w:eastAsia="Calibri" w:hAnsi="Calibri" w:cs="Calibri"/>
          <w:lang w:val="en-US"/>
        </w:rPr>
        <w:t>as</w:t>
      </w:r>
      <w:r w:rsidR="0043025E" w:rsidRPr="00CF11FF">
        <w:rPr>
          <w:rFonts w:ascii="Calibri" w:eastAsia="Calibri" w:hAnsi="Calibri" w:cs="Calibri"/>
          <w:lang w:val="en-US"/>
        </w:rPr>
        <w:t xml:space="preserve"> for the table (a) on the screenshot: “name”, “sequence”, “charge”, “</w:t>
      </w:r>
      <w:proofErr w:type="spellStart"/>
      <w:r w:rsidR="0043025E" w:rsidRPr="00CF11FF">
        <w:rPr>
          <w:rFonts w:ascii="Calibri" w:eastAsia="Calibri" w:hAnsi="Calibri" w:cs="Calibri"/>
          <w:lang w:val="en-US"/>
        </w:rPr>
        <w:t>im</w:t>
      </w:r>
      <w:proofErr w:type="spellEnd"/>
      <w:r w:rsidR="0043025E" w:rsidRPr="00CF11FF">
        <w:rPr>
          <w:rFonts w:ascii="Calibri" w:eastAsia="Calibri" w:hAnsi="Calibri" w:cs="Calibri"/>
          <w:lang w:val="en-US"/>
        </w:rPr>
        <w:t>” and “rt”</w:t>
      </w:r>
      <w:r w:rsidR="0043025E" w:rsidRPr="00CF11FF">
        <w:rPr>
          <w:rFonts w:ascii="Calibri" w:eastAsia="Calibri" w:hAnsi="Calibri" w:cs="Calibri"/>
        </w:rPr>
        <w:t>.</w:t>
      </w:r>
      <w:r w:rsidR="0043025E" w:rsidRPr="00CF11FF">
        <w:rPr>
          <w:rFonts w:ascii="Calibri" w:eastAsia="Calibri" w:hAnsi="Calibri" w:cs="Calibri"/>
          <w:lang w:val="en-US"/>
        </w:rPr>
        <w:t xml:space="preserve"> The table can be saved in a file with any of the following extensions, </w:t>
      </w:r>
      <w:r w:rsidR="002A1BB4">
        <w:rPr>
          <w:rFonts w:ascii="Calibri" w:eastAsia="Calibri" w:hAnsi="Calibri" w:cs="Calibri"/>
          <w:lang w:val="en-US"/>
        </w:rPr>
        <w:t>e.g.</w:t>
      </w:r>
      <w:r w:rsidR="0043025E" w:rsidRPr="00CF11FF">
        <w:rPr>
          <w:rFonts w:ascii="Calibri" w:eastAsia="Calibri" w:hAnsi="Calibri" w:cs="Calibri"/>
          <w:lang w:val="en-US"/>
        </w:rPr>
        <w:t xml:space="preserve"> .</w:t>
      </w:r>
      <w:proofErr w:type="spellStart"/>
      <w:r w:rsidR="0043025E" w:rsidRPr="00CF11FF">
        <w:rPr>
          <w:rFonts w:ascii="Calibri" w:eastAsia="Calibri" w:hAnsi="Calibri" w:cs="Calibri"/>
          <w:lang w:val="en-US"/>
        </w:rPr>
        <w:t>tsv</w:t>
      </w:r>
      <w:proofErr w:type="spellEnd"/>
      <w:r w:rsidR="0043025E" w:rsidRPr="00CF11FF">
        <w:rPr>
          <w:rFonts w:ascii="Calibri" w:eastAsia="Calibri" w:hAnsi="Calibri" w:cs="Calibri"/>
          <w:lang w:val="en-US"/>
        </w:rPr>
        <w:t>, .csv or .txt.</w:t>
      </w:r>
    </w:p>
    <w:p w14:paraId="5C73F198" w14:textId="09EF0D3B" w:rsidR="009A7602" w:rsidRPr="009A7602" w:rsidRDefault="009A7602" w:rsidP="009A7602">
      <w:pPr>
        <w:spacing w:before="240" w:after="240" w:line="276" w:lineRule="auto"/>
        <w:ind w:left="66"/>
        <w:jc w:val="both"/>
        <w:rPr>
          <w:rFonts w:ascii="Calibri" w:eastAsia="Calibri" w:hAnsi="Calibri" w:cs="Calibri"/>
          <w:lang w:val="en-US"/>
        </w:rPr>
      </w:pPr>
      <w:r>
        <w:rPr>
          <w:rFonts w:ascii="Calibri" w:eastAsia="Calibri" w:hAnsi="Calibri" w:cs="Calibri"/>
          <w:lang w:val="en-US"/>
        </w:rPr>
        <w:t>The table can be cleared by pressing the “Clear table” button (d).</w:t>
      </w:r>
    </w:p>
    <w:p w14:paraId="497946B3" w14:textId="32DB3453" w:rsidR="009A7602" w:rsidRDefault="00BF4E4B" w:rsidP="009A7602">
      <w:r w:rsidRPr="00E46A5E">
        <w:rPr>
          <w:rFonts w:ascii="Calibri" w:eastAsia="Calibri" w:hAnsi="Calibri" w:cs="Calibri"/>
          <w:noProof/>
          <w:lang w:val="en-US"/>
        </w:rPr>
        <mc:AlternateContent>
          <mc:Choice Requires="wpg">
            <w:drawing>
              <wp:anchor distT="0" distB="0" distL="114300" distR="114300" simplePos="0" relativeHeight="251762687" behindDoc="0" locked="0" layoutInCell="1" allowOverlap="1" wp14:anchorId="411BFB83" wp14:editId="58393154">
                <wp:simplePos x="0" y="0"/>
                <wp:positionH relativeFrom="column">
                  <wp:posOffset>1183163</wp:posOffset>
                </wp:positionH>
                <wp:positionV relativeFrom="paragraph">
                  <wp:posOffset>-47676</wp:posOffset>
                </wp:positionV>
                <wp:extent cx="397510" cy="340360"/>
                <wp:effectExtent l="0" t="0" r="0" b="0"/>
                <wp:wrapNone/>
                <wp:docPr id="287" name="Group 287"/>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288" name="Oval 288"/>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4DA37BB" w14:textId="77777777" w:rsidR="009A7602" w:rsidRPr="008A78E4" w:rsidRDefault="009A7602" w:rsidP="009A7602">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Text Box 289"/>
                        <wps:cNvSpPr txBox="1"/>
                        <wps:spPr>
                          <a:xfrm>
                            <a:off x="13232" y="-1"/>
                            <a:ext cx="367553" cy="340659"/>
                          </a:xfrm>
                          <a:prstGeom prst="rect">
                            <a:avLst/>
                          </a:prstGeom>
                          <a:noFill/>
                          <a:ln w="6350">
                            <a:noFill/>
                          </a:ln>
                        </wps:spPr>
                        <wps:txbx>
                          <w:txbxContent>
                            <w:p w14:paraId="6FCDEFEA" w14:textId="77777777" w:rsidR="009A7602" w:rsidRPr="00483F2D" w:rsidRDefault="009A7602" w:rsidP="009A7602">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1BFB83" id="Group 287" o:spid="_x0000_s1151" style="position:absolute;margin-left:93.15pt;margin-top:-3.75pt;width:31.3pt;height:26.8pt;z-index:251762687;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">
                <v:oval id="Oval 288" o:spid="_x0000_s115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" filled="f" strokecolor="black [3213]">
                  <v:path arrowok="t"/>
                  <o:lock v:ext="edit" aspectratio="t"/>
                  <v:textbox>
                    <w:txbxContent>
                      <w:p w14:paraId="74DA37BB" w14:textId="77777777" w:rsidR="009A7602" w:rsidRPr="008A78E4" w:rsidRDefault="009A7602" w:rsidP="009A7602">
                        <w:pPr>
                          <w:jc w:val="center"/>
                          <w:rPr>
                            <w:color w:val="000000" w:themeColor="text1"/>
                            <w14:textOutline w14:w="9525" w14:cap="rnd" w14:cmpd="sng" w14:algn="ctr">
                              <w14:noFill/>
                              <w14:prstDash w14:val="solid"/>
                              <w14:bevel/>
                            </w14:textOutline>
                          </w:rPr>
                        </w:pPr>
                      </w:p>
                    </w:txbxContent>
                  </v:textbox>
                </v:oval>
                <v:shape id="Text Box 289" o:spid="_x0000_s1153"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" filled="f" stroked="f" strokeweight=".5pt">
                  <v:textbox>
                    <w:txbxContent>
                      <w:p w14:paraId="6FCDEFEA" w14:textId="77777777" w:rsidR="009A7602" w:rsidRPr="00483F2D" w:rsidRDefault="009A7602" w:rsidP="009A7602">
                        <w:pPr>
                          <w:spacing w:line="276" w:lineRule="auto"/>
                          <w:jc w:val="center"/>
                          <w:rPr>
                            <w:lang w:val="en-US"/>
                          </w:rPr>
                        </w:pPr>
                        <w:r>
                          <w:rPr>
                            <w:lang w:val="en-US"/>
                          </w:rPr>
                          <w:t>a</w:t>
                        </w:r>
                      </w:p>
                    </w:txbxContent>
                  </v:textbox>
                </v:shape>
              </v:group>
            </w:pict>
          </mc:Fallback>
        </mc:AlternateContent>
      </w:r>
      <w:r w:rsidR="00CF11FF" w:rsidRPr="00E46A5E">
        <w:rPr>
          <w:rFonts w:ascii="Calibri" w:eastAsia="Calibri" w:hAnsi="Calibri" w:cs="Calibri"/>
          <w:noProof/>
          <w:lang w:val="en-US"/>
        </w:rPr>
        <mc:AlternateContent>
          <mc:Choice Requires="wpg">
            <w:drawing>
              <wp:anchor distT="0" distB="0" distL="114300" distR="114300" simplePos="0" relativeHeight="251764735" behindDoc="0" locked="0" layoutInCell="1" allowOverlap="1" wp14:anchorId="42E94DFB" wp14:editId="6007E81F">
                <wp:simplePos x="0" y="0"/>
                <wp:positionH relativeFrom="column">
                  <wp:posOffset>0</wp:posOffset>
                </wp:positionH>
                <wp:positionV relativeFrom="paragraph">
                  <wp:posOffset>580445</wp:posOffset>
                </wp:positionV>
                <wp:extent cx="397510" cy="340360"/>
                <wp:effectExtent l="0" t="0" r="0" b="0"/>
                <wp:wrapNone/>
                <wp:docPr id="292" name="Group 292"/>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293" name="Oval 293"/>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45A8FB8" w14:textId="77777777" w:rsidR="00CF11FF" w:rsidRPr="008A78E4" w:rsidRDefault="00CF11FF" w:rsidP="00CF11FF">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Text Box 294"/>
                        <wps:cNvSpPr txBox="1"/>
                        <wps:spPr>
                          <a:xfrm>
                            <a:off x="13232" y="-1"/>
                            <a:ext cx="367553" cy="340659"/>
                          </a:xfrm>
                          <a:prstGeom prst="rect">
                            <a:avLst/>
                          </a:prstGeom>
                          <a:noFill/>
                          <a:ln w="6350">
                            <a:noFill/>
                          </a:ln>
                        </wps:spPr>
                        <wps:txbx>
                          <w:txbxContent>
                            <w:p w14:paraId="6C445F84" w14:textId="2DF06D30" w:rsidR="00CF11FF" w:rsidRPr="00483F2D" w:rsidRDefault="00CF11FF" w:rsidP="00CF11FF">
                              <w:pPr>
                                <w:spacing w:line="276" w:lineRule="auto"/>
                                <w:jc w:val="center"/>
                                <w:rPr>
                                  <w:lang w:val="en-US"/>
                                </w:rPr>
                              </w:pPr>
                              <w:r>
                                <w:rPr>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94DFB" id="Group 292" o:spid="_x0000_s1154" style="position:absolute;margin-left:0;margin-top:45.7pt;width:31.3pt;height:26.8pt;z-index:251764735;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">
                <v:oval id="Oval 293" o:spid="_x0000_s115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" filled="f" strokecolor="black [3213]">
                  <v:path arrowok="t"/>
                  <o:lock v:ext="edit" aspectratio="t"/>
                  <v:textbox>
                    <w:txbxContent>
                      <w:p w14:paraId="045A8FB8" w14:textId="77777777" w:rsidR="00CF11FF" w:rsidRPr="008A78E4" w:rsidRDefault="00CF11FF" w:rsidP="00CF11FF">
                        <w:pPr>
                          <w:jc w:val="center"/>
                          <w:rPr>
                            <w:color w:val="000000" w:themeColor="text1"/>
                            <w14:textOutline w14:w="9525" w14:cap="rnd" w14:cmpd="sng" w14:algn="ctr">
                              <w14:noFill/>
                              <w14:prstDash w14:val="solid"/>
                              <w14:bevel/>
                            </w14:textOutline>
                          </w:rPr>
                        </w:pPr>
                      </w:p>
                    </w:txbxContent>
                  </v:textbox>
                </v:oval>
                <v:shape id="Text Box 294" o:spid="_x0000_s1156"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" filled="f" stroked="f" strokeweight=".5pt">
                  <v:textbox>
                    <w:txbxContent>
                      <w:p w14:paraId="6C445F84" w14:textId="2DF06D30" w:rsidR="00CF11FF" w:rsidRPr="00483F2D" w:rsidRDefault="00CF11FF" w:rsidP="00CF11FF">
                        <w:pPr>
                          <w:spacing w:line="276" w:lineRule="auto"/>
                          <w:jc w:val="center"/>
                          <w:rPr>
                            <w:lang w:val="en-US"/>
                          </w:rPr>
                        </w:pPr>
                        <w:r>
                          <w:rPr>
                            <w:lang w:val="en-US"/>
                          </w:rPr>
                          <w:t>e</w:t>
                        </w:r>
                      </w:p>
                    </w:txbxContent>
                  </v:textbox>
                </v:shape>
              </v:group>
            </w:pict>
          </mc:Fallback>
        </mc:AlternateContent>
      </w:r>
      <w:r w:rsidR="009A7602">
        <w:fldChar w:fldCharType="begin"/>
      </w:r>
      <w:r w:rsidR="009A7602">
        <w:instrText xml:space="preserve"> INCLUDEPICTURE "https://i.gyazo.com/6fd498566e0c3193bc7694ac69a85dbb.png" \* MERGEFORMATINET </w:instrText>
      </w:r>
      <w:r w:rsidR="009A7602">
        <w:fldChar w:fldCharType="separate"/>
      </w:r>
      <w:r w:rsidR="009A7602">
        <w:rPr>
          <w:noProof/>
        </w:rPr>
        <w:drawing>
          <wp:inline distT="0" distB="0" distL="0" distR="0" wp14:anchorId="07A7BFE4" wp14:editId="1621081D">
            <wp:extent cx="5979160" cy="3947795"/>
            <wp:effectExtent l="88900" t="76200" r="91440" b="11620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9160" cy="394779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A7602">
        <w:fldChar w:fldCharType="end"/>
      </w:r>
    </w:p>
    <w:p w14:paraId="59B49496" w14:textId="77777777" w:rsidR="002A1BB4" w:rsidRPr="002A1BB4" w:rsidRDefault="002A1BB4" w:rsidP="002A1BB4">
      <w:pPr>
        <w:spacing w:before="240" w:after="240" w:line="276" w:lineRule="auto"/>
        <w:jc w:val="both"/>
        <w:rPr>
          <w:rFonts w:ascii="Calibri" w:eastAsia="Calibri" w:hAnsi="Calibri" w:cs="Calibri"/>
          <w:lang w:val="en-US"/>
        </w:rPr>
      </w:pPr>
      <w:r w:rsidRPr="002A1BB4">
        <w:rPr>
          <w:rFonts w:ascii="Calibri" w:eastAsia="Calibri" w:hAnsi="Calibri" w:cs="Calibri"/>
          <w:lang w:val="en-US"/>
        </w:rPr>
        <w:lastRenderedPageBreak/>
        <w:t xml:space="preserve">Once the table row is filled with all necessary information and selected (highlighted in blue), the </w:t>
      </w:r>
      <w:commentRangeStart w:id="180"/>
      <w:commentRangeStart w:id="181"/>
      <w:r w:rsidRPr="002A1BB4">
        <w:rPr>
          <w:rFonts w:ascii="Calibri" w:eastAsia="Calibri" w:hAnsi="Calibri" w:cs="Calibri"/>
          <w:lang w:val="en-US"/>
        </w:rPr>
        <w:t xml:space="preserve">elution profile plots </w:t>
      </w:r>
      <w:commentRangeEnd w:id="180"/>
      <w:r w:rsidR="009318DF">
        <w:rPr>
          <w:rStyle w:val="CommentReference"/>
        </w:rPr>
        <w:commentReference w:id="180"/>
      </w:r>
      <w:commentRangeEnd w:id="181"/>
      <w:r w:rsidR="0069462A">
        <w:rPr>
          <w:rStyle w:val="CommentReference"/>
        </w:rPr>
        <w:commentReference w:id="181"/>
      </w:r>
      <w:r w:rsidRPr="002A1BB4">
        <w:rPr>
          <w:rFonts w:ascii="Calibri" w:eastAsia="Calibri" w:hAnsi="Calibri" w:cs="Calibri"/>
          <w:lang w:val="en-US"/>
        </w:rPr>
        <w:t>appear in part (e).</w:t>
      </w:r>
    </w:p>
    <w:p w14:paraId="1142FA88" w14:textId="7FB52E22" w:rsidR="002A1BB4" w:rsidRDefault="002A1BB4" w:rsidP="002A1BB4">
      <w:pPr>
        <w:spacing w:before="240" w:after="240" w:line="276" w:lineRule="auto"/>
        <w:jc w:val="both"/>
        <w:rPr>
          <w:rFonts w:ascii="Calibri" w:eastAsia="Calibri" w:hAnsi="Calibri" w:cs="Calibri"/>
          <w:lang w:val="en-US"/>
        </w:rPr>
      </w:pPr>
      <w:r w:rsidRPr="002A1BB4">
        <w:rPr>
          <w:rFonts w:ascii="Calibri" w:eastAsia="Calibri" w:hAnsi="Calibri" w:cs="Calibri"/>
          <w:lang w:val="en-US"/>
        </w:rPr>
        <w:t>For the shown peptide we see the elution profiles in both dimensions, confirming the presence of many ions from the y-series.</w:t>
      </w:r>
    </w:p>
    <w:p w14:paraId="622664AE" w14:textId="1415E15F" w:rsidR="009A7602" w:rsidRDefault="009A7602" w:rsidP="009A7602"/>
    <w:p w14:paraId="7A1ABBFD" w14:textId="3027928B" w:rsidR="00193B09" w:rsidRPr="00CE6303" w:rsidRDefault="00193B09" w:rsidP="00BC419F">
      <w:pPr>
        <w:widowControl w:val="0"/>
        <w:spacing w:before="216" w:line="281" w:lineRule="auto"/>
        <w:jc w:val="both"/>
        <w:rPr>
          <w:rFonts w:ascii="Calibri" w:eastAsia="Calibri" w:hAnsi="Calibri" w:cs="Calibri"/>
          <w:lang w:val="en-US"/>
        </w:rPr>
      </w:pPr>
    </w:p>
    <w:sectPr w:rsidR="00193B09" w:rsidRPr="00CE6303" w:rsidSect="00060FCE">
      <w:footerReference w:type="even" r:id="rId39"/>
      <w:footerReference w:type="default" r:id="rId40"/>
      <w:pgSz w:w="12240" w:h="15840"/>
      <w:pgMar w:top="910" w:right="1384" w:bottom="1915" w:left="1440" w:header="0" w:footer="720" w:gutter="0"/>
      <w:pgNumType w:fmt="numberInDash"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0" w:author="Sander Willems" w:date="2022-01-27T15:19:00Z" w:initials="SW">
    <w:p w14:paraId="2BDDF2C3" w14:textId="1908F5BC" w:rsidR="000F2480" w:rsidRPr="00E773FB" w:rsidRDefault="000F2480">
      <w:pPr>
        <w:pStyle w:val="CommentText"/>
        <w:rPr>
          <w:lang w:val="en-US"/>
        </w:rPr>
      </w:pPr>
      <w:r>
        <w:rPr>
          <w:rStyle w:val="CommentReference"/>
        </w:rPr>
        <w:annotationRef/>
      </w:r>
      <w:r w:rsidR="00707DD1">
        <w:rPr>
          <w:noProof/>
          <w:lang w:val="en-US"/>
        </w:rPr>
        <w:t>AlphaPept?</w:t>
      </w:r>
    </w:p>
  </w:comment>
  <w:comment w:id="91" w:author="Microsoft Office User" w:date="2022-01-28T09:43:00Z" w:initials="MOU">
    <w:p w14:paraId="05BBBC14" w14:textId="5FFE5AAC" w:rsidR="00637483" w:rsidRPr="00637483" w:rsidRDefault="00637483">
      <w:pPr>
        <w:pStyle w:val="CommentText"/>
        <w:rPr>
          <w:lang w:val="en-US"/>
        </w:rPr>
      </w:pPr>
      <w:r>
        <w:rPr>
          <w:rStyle w:val="CommentReference"/>
        </w:rPr>
        <w:annotationRef/>
      </w:r>
      <w:r>
        <w:rPr>
          <w:lang w:val="en-US"/>
        </w:rPr>
        <w:t xml:space="preserve">For </w:t>
      </w:r>
      <w:proofErr w:type="gramStart"/>
      <w:r>
        <w:rPr>
          <w:lang w:val="en-US"/>
        </w:rPr>
        <w:t>now</w:t>
      </w:r>
      <w:proofErr w:type="gramEnd"/>
      <w:r>
        <w:rPr>
          <w:lang w:val="en-US"/>
        </w:rPr>
        <w:t xml:space="preserve"> not, but I’ll add it in the future</w:t>
      </w:r>
    </w:p>
  </w:comment>
  <w:comment w:id="92" w:author="Sander Willems" w:date="2022-01-27T15:21:00Z" w:initials="SW">
    <w:p w14:paraId="22420BAE" w14:textId="1ED55DD0" w:rsidR="003E2F4C" w:rsidRPr="00E773FB" w:rsidRDefault="003E2F4C">
      <w:pPr>
        <w:pStyle w:val="CommentText"/>
        <w:rPr>
          <w:lang w:val="en-US"/>
        </w:rPr>
      </w:pPr>
      <w:r>
        <w:rPr>
          <w:rStyle w:val="CommentReference"/>
        </w:rPr>
        <w:annotationRef/>
      </w:r>
      <w:r w:rsidR="00707DD1">
        <w:rPr>
          <w:noProof/>
          <w:lang w:val="en-US"/>
        </w:rPr>
        <w:t>Kinda obvious for people who use this I gues, but might be good to mention MS data (remember the Holoviz guy from AlphaMap) or perhaps even more specific Bruker TimsTOF (yes, I know, that might need to be changed in the near future)</w:t>
      </w:r>
    </w:p>
  </w:comment>
  <w:comment w:id="95" w:author="Sander Willems" w:date="2022-01-27T16:05:00Z" w:initials="SW">
    <w:p w14:paraId="2B5AE097" w14:textId="4C7C2226" w:rsidR="00582E49" w:rsidRPr="00582E49" w:rsidRDefault="00582E49">
      <w:pPr>
        <w:pStyle w:val="CommentText"/>
        <w:rPr>
          <w:lang w:val="en-US"/>
        </w:rPr>
      </w:pPr>
      <w:r>
        <w:rPr>
          <w:rStyle w:val="CommentReference"/>
        </w:rPr>
        <w:annotationRef/>
      </w:r>
      <w:r w:rsidR="00707DD1">
        <w:rPr>
          <w:noProof/>
          <w:lang w:val="en-US"/>
        </w:rPr>
        <w:t>Have you verified this works on a clean system? You used the "legacy" extra for AlphaTims I think, which is separate only because this requires dev tools tbe installed already, which is not true on all systems</w:t>
      </w:r>
    </w:p>
  </w:comment>
  <w:comment w:id="96" w:author="Sander Willems" w:date="2022-01-27T15:45:00Z" w:initials="SW">
    <w:p w14:paraId="08677E73" w14:textId="36A2EF04" w:rsidR="00154130" w:rsidRPr="00E773FB" w:rsidRDefault="00154130">
      <w:pPr>
        <w:pStyle w:val="CommentText"/>
        <w:rPr>
          <w:lang w:val="en-US"/>
        </w:rPr>
      </w:pPr>
      <w:r>
        <w:rPr>
          <w:rStyle w:val="CommentReference"/>
        </w:rPr>
        <w:annotationRef/>
      </w:r>
      <w:r w:rsidR="00707DD1">
        <w:rPr>
          <w:noProof/>
          <w:lang w:val="en-US"/>
        </w:rPr>
        <w:t>I would take some screenshots here.</w:t>
      </w:r>
    </w:p>
  </w:comment>
  <w:comment w:id="97" w:author="Microsoft Office User" w:date="2022-01-28T15:06:00Z" w:initials="MOU">
    <w:p w14:paraId="0541934B" w14:textId="6B1FCDAC" w:rsidR="008511E7" w:rsidRPr="008511E7" w:rsidRDefault="008511E7">
      <w:pPr>
        <w:pStyle w:val="CommentText"/>
        <w:rPr>
          <w:lang w:val="en-US"/>
        </w:rPr>
      </w:pPr>
      <w:r>
        <w:rPr>
          <w:rStyle w:val="CommentReference"/>
        </w:rPr>
        <w:annotationRef/>
      </w:r>
      <w:r>
        <w:rPr>
          <w:lang w:val="en-US"/>
        </w:rPr>
        <w:t>I’m planning to add the screenshots for this part later with the details about installation on Linux too.</w:t>
      </w:r>
    </w:p>
  </w:comment>
  <w:comment w:id="98" w:author="Microsoft Office User" w:date="2022-01-28T15:06:00Z" w:initials="MOU">
    <w:p w14:paraId="0190E236" w14:textId="2E42EB50" w:rsidR="008511E7" w:rsidRDefault="008511E7">
      <w:pPr>
        <w:pStyle w:val="CommentText"/>
      </w:pPr>
      <w:r>
        <w:rPr>
          <w:rStyle w:val="CommentReference"/>
        </w:rPr>
        <w:annotationRef/>
      </w:r>
    </w:p>
  </w:comment>
  <w:comment w:id="99" w:author="Sander Willems" w:date="2022-01-27T15:47:00Z" w:initials="SW">
    <w:p w14:paraId="30B86618" w14:textId="06CC5283" w:rsidR="00154130" w:rsidRPr="00E773FB" w:rsidRDefault="00154130">
      <w:pPr>
        <w:pStyle w:val="CommentText"/>
        <w:rPr>
          <w:lang w:val="en-US"/>
        </w:rPr>
      </w:pPr>
      <w:r>
        <w:rPr>
          <w:rStyle w:val="CommentReference"/>
        </w:rPr>
        <w:annotationRef/>
      </w:r>
      <w:r w:rsidR="00707DD1">
        <w:rPr>
          <w:noProof/>
          <w:lang w:val="en-US"/>
        </w:rPr>
        <w:t>Mention no intener connection is required? (except perhaps to check fot updates version on github, not sure if you copy-pasted that from alphatims)</w:t>
      </w:r>
    </w:p>
  </w:comment>
  <w:comment w:id="101" w:author="Sander Willems" w:date="2022-01-27T15:49:00Z" w:initials="SW">
    <w:p w14:paraId="3C42AC25" w14:textId="59C11340" w:rsidR="00154130" w:rsidRPr="00E773FB" w:rsidRDefault="00154130">
      <w:pPr>
        <w:pStyle w:val="CommentText"/>
        <w:rPr>
          <w:lang w:val="en-US"/>
        </w:rPr>
      </w:pPr>
      <w:r>
        <w:rPr>
          <w:rStyle w:val="CommentReference"/>
        </w:rPr>
        <w:annotationRef/>
      </w:r>
      <w:r w:rsidR="00707DD1">
        <w:rPr>
          <w:noProof/>
          <w:lang w:val="en-US"/>
        </w:rPr>
        <w:t>Check with Max. The new MacBook with M1 chip might not work, since numba requires manual installation of LLVM?</w:t>
      </w:r>
    </w:p>
  </w:comment>
  <w:comment w:id="105" w:author="Sander Willems" w:date="2022-01-27T16:06:00Z" w:initials="SW">
    <w:p w14:paraId="3314C401" w14:textId="596AC9E2" w:rsidR="00582E49" w:rsidRPr="00582E49" w:rsidRDefault="00582E49">
      <w:pPr>
        <w:pStyle w:val="CommentText"/>
        <w:rPr>
          <w:lang w:val="en-US"/>
        </w:rPr>
      </w:pPr>
      <w:r>
        <w:rPr>
          <w:rStyle w:val="CommentReference"/>
        </w:rPr>
        <w:annotationRef/>
      </w:r>
      <w:r w:rsidR="00707DD1">
        <w:rPr>
          <w:noProof/>
          <w:lang w:val="en-US"/>
        </w:rPr>
        <w:t>Requires the pricay and security setting when downloaded from online.</w:t>
      </w:r>
    </w:p>
  </w:comment>
  <w:comment w:id="106" w:author="Sander Willems" w:date="2022-01-27T16:08:00Z" w:initials="SW">
    <w:p w14:paraId="7FC1CD2B" w14:textId="08C6CE17" w:rsidR="00582E49" w:rsidRPr="00582E49" w:rsidRDefault="00582E49">
      <w:pPr>
        <w:pStyle w:val="CommentText"/>
        <w:rPr>
          <w:lang w:val="en-US"/>
        </w:rPr>
      </w:pPr>
      <w:r>
        <w:rPr>
          <w:rStyle w:val="CommentReference"/>
        </w:rPr>
        <w:annotationRef/>
      </w:r>
      <w:r w:rsidR="00707DD1">
        <w:rPr>
          <w:noProof/>
          <w:lang w:val="en-US"/>
        </w:rPr>
        <w:t>Probably just10 secs or so?</w:t>
      </w:r>
    </w:p>
  </w:comment>
  <w:comment w:id="107" w:author="Microsoft Office User" w:date="2022-01-28T15:21:00Z" w:initials="MOU">
    <w:p w14:paraId="16AFB0CD" w14:textId="5D34FD95" w:rsidR="00943DF3" w:rsidRPr="00943DF3" w:rsidRDefault="00943DF3">
      <w:pPr>
        <w:pStyle w:val="CommentText"/>
        <w:rPr>
          <w:lang w:val="en-US"/>
        </w:rPr>
      </w:pPr>
      <w:r>
        <w:rPr>
          <w:rStyle w:val="CommentReference"/>
        </w:rPr>
        <w:annotationRef/>
      </w:r>
      <w:r>
        <w:rPr>
          <w:lang w:val="en-US"/>
        </w:rPr>
        <w:t xml:space="preserve">I think that it depends on the PC. </w:t>
      </w:r>
    </w:p>
  </w:comment>
  <w:comment w:id="108" w:author="Sander Willems" w:date="2022-01-27T16:10:00Z" w:initials="SW">
    <w:p w14:paraId="792DA298" w14:textId="1E3B4280" w:rsidR="00326567" w:rsidRPr="00602FE2" w:rsidRDefault="00326567">
      <w:pPr>
        <w:pStyle w:val="CommentText"/>
        <w:rPr>
          <w:lang w:val="en-US"/>
        </w:rPr>
      </w:pPr>
      <w:r>
        <w:rPr>
          <w:rStyle w:val="CommentReference"/>
        </w:rPr>
        <w:annotationRef/>
      </w:r>
      <w:r w:rsidR="00707DD1">
        <w:rPr>
          <w:noProof/>
          <w:lang w:val="en-US"/>
        </w:rPr>
        <w:t>Linux works as well, we can probably copy-paste from AlphaTims and I can provide a screenshot.</w:t>
      </w:r>
    </w:p>
  </w:comment>
  <w:comment w:id="109" w:author="Microsoft Office User" w:date="2022-01-28T15:22:00Z" w:initials="MOU">
    <w:p w14:paraId="5233F038" w14:textId="575F2FAB" w:rsidR="00943DF3" w:rsidRPr="00943DF3" w:rsidRDefault="00943DF3">
      <w:pPr>
        <w:pStyle w:val="CommentText"/>
        <w:rPr>
          <w:lang w:val="en-US"/>
        </w:rPr>
      </w:pPr>
      <w:r>
        <w:rPr>
          <w:rStyle w:val="CommentReference"/>
        </w:rPr>
        <w:annotationRef/>
      </w:r>
      <w:r>
        <w:rPr>
          <w:lang w:val="en-US"/>
        </w:rPr>
        <w:t xml:space="preserve">We’ll add the </w:t>
      </w:r>
      <w:proofErr w:type="spellStart"/>
      <w:r>
        <w:rPr>
          <w:lang w:val="en-US"/>
        </w:rPr>
        <w:t>linux</w:t>
      </w:r>
      <w:proofErr w:type="spellEnd"/>
      <w:r>
        <w:rPr>
          <w:lang w:val="en-US"/>
        </w:rPr>
        <w:t xml:space="preserve"> details for the next version.</w:t>
      </w:r>
    </w:p>
  </w:comment>
  <w:comment w:id="111" w:author="Sander Willems" w:date="2022-01-27T16:14:00Z" w:initials="SW">
    <w:p w14:paraId="1180B6C2" w14:textId="739D7C2D" w:rsidR="006F6F32" w:rsidRPr="006B1BFE" w:rsidRDefault="006F6F32">
      <w:pPr>
        <w:pStyle w:val="CommentText"/>
        <w:rPr>
          <w:lang w:val="en-US"/>
        </w:rPr>
      </w:pPr>
      <w:r>
        <w:rPr>
          <w:rStyle w:val="CommentReference"/>
        </w:rPr>
        <w:annotationRef/>
      </w:r>
      <w:r w:rsidR="00707DD1">
        <w:rPr>
          <w:noProof/>
          <w:lang w:val="en-US"/>
        </w:rPr>
        <w:t>AlphaTims also has an update button and test data button, which might be usefull here as well.</w:t>
      </w:r>
    </w:p>
  </w:comment>
  <w:comment w:id="112" w:author="Microsoft Office User" w:date="2022-01-28T15:23:00Z" w:initials="MOU">
    <w:p w14:paraId="24F5EA66" w14:textId="721BA924" w:rsidR="00943DF3" w:rsidRPr="00943DF3" w:rsidRDefault="00943DF3">
      <w:pPr>
        <w:pStyle w:val="CommentText"/>
        <w:rPr>
          <w:lang w:val="en-US"/>
        </w:rPr>
      </w:pPr>
      <w:r>
        <w:rPr>
          <w:rStyle w:val="CommentReference"/>
        </w:rPr>
        <w:annotationRef/>
      </w:r>
      <w:r>
        <w:rPr>
          <w:lang w:val="en-US"/>
        </w:rPr>
        <w:t>I agree, it’s a good suggestion to add for the future versions.</w:t>
      </w:r>
    </w:p>
  </w:comment>
  <w:comment w:id="115" w:author="Sander Willems" w:date="2022-01-27T16:21:00Z" w:initials="SW">
    <w:p w14:paraId="4B6F39D3" w14:textId="06F30FDF" w:rsidR="00E82391" w:rsidRPr="00C2005A" w:rsidRDefault="00E82391">
      <w:pPr>
        <w:pStyle w:val="CommentText"/>
        <w:rPr>
          <w:lang w:val="en-US"/>
        </w:rPr>
      </w:pPr>
      <w:r>
        <w:rPr>
          <w:rStyle w:val="CommentReference"/>
        </w:rPr>
        <w:annotationRef/>
      </w:r>
      <w:r w:rsidR="00707DD1">
        <w:rPr>
          <w:noProof/>
          <w:lang w:val="en-US"/>
        </w:rPr>
        <w:t>optional, since we have the targeted mode?</w:t>
      </w:r>
    </w:p>
  </w:comment>
  <w:comment w:id="116" w:author="Microsoft Office User" w:date="2022-01-28T16:38:00Z" w:initials="MOU">
    <w:p w14:paraId="204B754A" w14:textId="09DF4C56" w:rsidR="00147F45" w:rsidRDefault="00147F45">
      <w:pPr>
        <w:pStyle w:val="CommentText"/>
      </w:pPr>
      <w:r>
        <w:rPr>
          <w:rStyle w:val="CommentReference"/>
        </w:rPr>
        <w:annotationRef/>
      </w:r>
    </w:p>
  </w:comment>
  <w:comment w:id="117" w:author="Sander Willems" w:date="2022-01-27T16:18:00Z" w:initials="SW">
    <w:p w14:paraId="3BC3B5C1" w14:textId="23EA5B7D" w:rsidR="006B1BFE" w:rsidRPr="006B1BFE" w:rsidRDefault="006B1BFE">
      <w:pPr>
        <w:pStyle w:val="CommentText"/>
        <w:rPr>
          <w:lang w:val="en-US"/>
        </w:rPr>
      </w:pPr>
      <w:r>
        <w:rPr>
          <w:rStyle w:val="CommentReference"/>
        </w:rPr>
        <w:annotationRef/>
      </w:r>
      <w:r w:rsidR="00707DD1">
        <w:rPr>
          <w:noProof/>
          <w:lang w:val="en-US"/>
        </w:rPr>
        <w:t>AlphaPept?</w:t>
      </w:r>
    </w:p>
  </w:comment>
  <w:comment w:id="118" w:author="Microsoft Office User" w:date="2022-01-28T15:24:00Z" w:initials="MOU">
    <w:p w14:paraId="105BD008" w14:textId="6E116AD8" w:rsidR="00DC684F" w:rsidRPr="00DC684F" w:rsidRDefault="00DC684F">
      <w:pPr>
        <w:pStyle w:val="CommentText"/>
        <w:rPr>
          <w:lang w:val="en-US"/>
        </w:rPr>
      </w:pPr>
      <w:r>
        <w:rPr>
          <w:rStyle w:val="CommentReference"/>
        </w:rPr>
        <w:annotationRef/>
      </w:r>
      <w:r>
        <w:rPr>
          <w:lang w:val="en-US"/>
        </w:rPr>
        <w:t>It will be added in the future.</w:t>
      </w:r>
    </w:p>
  </w:comment>
  <w:comment w:id="119" w:author="Sander Willems" w:date="2022-01-27T16:27:00Z" w:initials="SW">
    <w:p w14:paraId="095EC6C5" w14:textId="77777777" w:rsidR="00147F45" w:rsidRPr="00C2005A" w:rsidRDefault="00147F45" w:rsidP="00147F45">
      <w:pPr>
        <w:pStyle w:val="CommentText"/>
        <w:rPr>
          <w:lang w:val="en-US"/>
        </w:rPr>
      </w:pPr>
      <w:r>
        <w:rPr>
          <w:rStyle w:val="CommentReference"/>
        </w:rPr>
        <w:annotationRef/>
      </w:r>
      <w:r>
        <w:rPr>
          <w:noProof/>
          <w:lang w:val="en-US"/>
        </w:rPr>
        <w:t>I would say this before c and d, and state that c and d are optional. Who knows, perhaps the targete mode will be used more often by some people?</w:t>
      </w:r>
    </w:p>
  </w:comment>
  <w:comment w:id="120" w:author="Microsoft Office User" w:date="2022-01-28T15:42:00Z" w:initials="MOU">
    <w:p w14:paraId="13FC386E" w14:textId="77777777" w:rsidR="00147F45" w:rsidRDefault="00147F45" w:rsidP="00147F45">
      <w:pPr>
        <w:pStyle w:val="CommentText"/>
      </w:pPr>
      <w:r>
        <w:rPr>
          <w:rStyle w:val="CommentReference"/>
        </w:rPr>
        <w:annotationRef/>
      </w:r>
    </w:p>
  </w:comment>
  <w:comment w:id="121" w:author="Microsoft Office User" w:date="2022-01-28T15:42:00Z" w:initials="MOU">
    <w:p w14:paraId="4E0D84AA" w14:textId="77777777" w:rsidR="00147F45" w:rsidRDefault="00147F45" w:rsidP="00147F45">
      <w:pPr>
        <w:pStyle w:val="CommentText"/>
      </w:pPr>
      <w:r>
        <w:rPr>
          <w:rStyle w:val="CommentReference"/>
        </w:rPr>
        <w:annotationRef/>
      </w:r>
    </w:p>
  </w:comment>
  <w:comment w:id="124" w:author="Sander Willems" w:date="2022-01-27T16:23:00Z" w:initials="SW">
    <w:p w14:paraId="412C237A" w14:textId="4C8F09C6" w:rsidR="0027263B" w:rsidRPr="00C2005A" w:rsidRDefault="0027263B">
      <w:pPr>
        <w:pStyle w:val="CommentText"/>
        <w:rPr>
          <w:lang w:val="en-US"/>
        </w:rPr>
      </w:pPr>
      <w:r>
        <w:rPr>
          <w:rStyle w:val="CommentReference"/>
        </w:rPr>
        <w:annotationRef/>
      </w:r>
      <w:r w:rsidR="00707DD1">
        <w:rPr>
          <w:noProof/>
          <w:lang w:val="en-US"/>
        </w:rPr>
        <w:t>Can you actually provide a single .d file here directly?</w:t>
      </w:r>
    </w:p>
  </w:comment>
  <w:comment w:id="125" w:author="Microsoft Office User" w:date="2022-01-28T15:30:00Z" w:initials="MOU">
    <w:p w14:paraId="59FCA571" w14:textId="12B313EF" w:rsidR="00DC684F" w:rsidRPr="00DC684F" w:rsidRDefault="00DC684F">
      <w:pPr>
        <w:pStyle w:val="CommentText"/>
        <w:rPr>
          <w:lang w:val="en-US"/>
        </w:rPr>
      </w:pPr>
      <w:r>
        <w:rPr>
          <w:rStyle w:val="CommentReference"/>
        </w:rPr>
        <w:annotationRef/>
      </w:r>
      <w:r>
        <w:rPr>
          <w:lang w:val="en-US"/>
        </w:rPr>
        <w:t>No, here it’s just the way to look at the whole folder.</w:t>
      </w:r>
    </w:p>
  </w:comment>
  <w:comment w:id="127" w:author="Sander Willems" w:date="2022-01-27T16:24:00Z" w:initials="SW">
    <w:p w14:paraId="35219384" w14:textId="5F6A971D" w:rsidR="0027263B" w:rsidRPr="00C2005A" w:rsidRDefault="0027263B">
      <w:pPr>
        <w:pStyle w:val="CommentText"/>
        <w:rPr>
          <w:lang w:val="en-US"/>
        </w:rPr>
      </w:pPr>
      <w:r>
        <w:rPr>
          <w:rStyle w:val="CommentReference"/>
        </w:rPr>
        <w:annotationRef/>
      </w:r>
      <w:r w:rsidR="00707DD1">
        <w:rPr>
          <w:noProof/>
          <w:lang w:val="en-US"/>
        </w:rPr>
        <w:t>Subfolders included?</w:t>
      </w:r>
    </w:p>
  </w:comment>
  <w:comment w:id="128" w:author="Microsoft Office User" w:date="2022-01-28T15:32:00Z" w:initials="MOU">
    <w:p w14:paraId="2B9C6DA7" w14:textId="5DAE1D39" w:rsidR="00F26B27" w:rsidRPr="00F26B27" w:rsidRDefault="00F26B27">
      <w:pPr>
        <w:pStyle w:val="CommentText"/>
        <w:rPr>
          <w:lang w:val="en-US"/>
        </w:rPr>
      </w:pPr>
      <w:r>
        <w:rPr>
          <w:rStyle w:val="CommentReference"/>
        </w:rPr>
        <w:annotationRef/>
      </w:r>
      <w:r>
        <w:rPr>
          <w:lang w:val="en-US"/>
        </w:rPr>
        <w:t xml:space="preserve">No, just filtering by the file </w:t>
      </w:r>
      <w:proofErr w:type="spellStart"/>
      <w:r>
        <w:rPr>
          <w:lang w:val="en-US"/>
        </w:rPr>
        <w:t>extentions</w:t>
      </w:r>
      <w:proofErr w:type="spellEnd"/>
      <w:proofErr w:type="gramStart"/>
      <w:r>
        <w:rPr>
          <w:lang w:val="en-US"/>
        </w:rPr>
        <w:t>, .d</w:t>
      </w:r>
      <w:proofErr w:type="gramEnd"/>
      <w:r>
        <w:rPr>
          <w:lang w:val="en-US"/>
        </w:rPr>
        <w:t xml:space="preserve"> or .</w:t>
      </w:r>
      <w:proofErr w:type="spellStart"/>
      <w:r>
        <w:rPr>
          <w:lang w:val="en-US"/>
        </w:rPr>
        <w:t>hdf</w:t>
      </w:r>
      <w:proofErr w:type="spellEnd"/>
      <w:r>
        <w:rPr>
          <w:lang w:val="en-US"/>
        </w:rPr>
        <w:t xml:space="preserve"> files</w:t>
      </w:r>
    </w:p>
  </w:comment>
  <w:comment w:id="129" w:author="Sander Willems" w:date="2022-01-27T16:24:00Z" w:initials="SW">
    <w:p w14:paraId="0F8EE546" w14:textId="088C81F4" w:rsidR="0027263B" w:rsidRPr="00C2005A" w:rsidRDefault="0027263B">
      <w:pPr>
        <w:pStyle w:val="CommentText"/>
        <w:rPr>
          <w:lang w:val="en-US"/>
        </w:rPr>
      </w:pPr>
      <w:r>
        <w:rPr>
          <w:rStyle w:val="CommentReference"/>
        </w:rPr>
        <w:annotationRef/>
      </w:r>
      <w:r w:rsidR="00707DD1">
        <w:rPr>
          <w:noProof/>
          <w:lang w:val="en-US"/>
        </w:rPr>
        <w:t>Alphabetically sorted? (alphanumeric though, which is not always desired)</w:t>
      </w:r>
    </w:p>
  </w:comment>
  <w:comment w:id="130" w:author="Microsoft Office User" w:date="2022-01-28T15:40:00Z" w:initials="MOU">
    <w:p w14:paraId="046AFA64" w14:textId="650C6F6D" w:rsidR="00F26B27" w:rsidRPr="00F26B27" w:rsidRDefault="00F26B27">
      <w:pPr>
        <w:pStyle w:val="CommentText"/>
        <w:rPr>
          <w:lang w:val="en-US"/>
        </w:rPr>
      </w:pPr>
      <w:r>
        <w:rPr>
          <w:rStyle w:val="CommentReference"/>
        </w:rPr>
        <w:annotationRef/>
      </w:r>
      <w:r>
        <w:rPr>
          <w:lang w:val="en-US"/>
        </w:rPr>
        <w:t>I’m using a natural sorting for the files here.</w:t>
      </w:r>
    </w:p>
  </w:comment>
  <w:comment w:id="131" w:author="Sander Willems" w:date="2022-01-27T16:27:00Z" w:initials="SW">
    <w:p w14:paraId="50FE8275" w14:textId="77777777" w:rsidR="0043109A" w:rsidRPr="00C2005A" w:rsidRDefault="0043109A" w:rsidP="0043109A">
      <w:pPr>
        <w:pStyle w:val="CommentText"/>
        <w:rPr>
          <w:lang w:val="en-US"/>
        </w:rPr>
      </w:pPr>
      <w:r>
        <w:rPr>
          <w:rStyle w:val="CommentReference"/>
        </w:rPr>
        <w:annotationRef/>
      </w:r>
      <w:r>
        <w:rPr>
          <w:noProof/>
          <w:lang w:val="en-US"/>
        </w:rPr>
        <w:t>I would say this before c and d, and state that c and d are optional. Who knows, perhaps the targete mode will be used more often by some people?</w:t>
      </w:r>
    </w:p>
  </w:comment>
  <w:comment w:id="132" w:author="Microsoft Office User" w:date="2022-01-28T15:42:00Z" w:initials="MOU">
    <w:p w14:paraId="7619AB6D" w14:textId="51D260DE" w:rsidR="0043109A" w:rsidRDefault="0043109A">
      <w:pPr>
        <w:pStyle w:val="CommentText"/>
      </w:pPr>
      <w:r>
        <w:rPr>
          <w:rStyle w:val="CommentReference"/>
        </w:rPr>
        <w:annotationRef/>
      </w:r>
    </w:p>
  </w:comment>
  <w:comment w:id="133" w:author="Microsoft Office User" w:date="2022-01-28T15:42:00Z" w:initials="MOU">
    <w:p w14:paraId="1DED6FEE" w14:textId="38EBC970" w:rsidR="0043109A" w:rsidRDefault="0043109A">
      <w:pPr>
        <w:pStyle w:val="CommentText"/>
      </w:pPr>
      <w:r>
        <w:rPr>
          <w:rStyle w:val="CommentReference"/>
        </w:rPr>
        <w:annotationRef/>
      </w:r>
    </w:p>
  </w:comment>
  <w:comment w:id="134" w:author="Sander Willems" w:date="2022-01-27T16:26:00Z" w:initials="SW">
    <w:p w14:paraId="3E697A11" w14:textId="71647CBF" w:rsidR="0027263B" w:rsidRPr="00C2005A" w:rsidRDefault="0027263B">
      <w:pPr>
        <w:pStyle w:val="CommentText"/>
        <w:rPr>
          <w:lang w:val="en-US"/>
        </w:rPr>
      </w:pPr>
      <w:r>
        <w:rPr>
          <w:rStyle w:val="CommentReference"/>
        </w:rPr>
        <w:annotationRef/>
      </w:r>
      <w:r w:rsidR="00707DD1">
        <w:rPr>
          <w:noProof/>
          <w:lang w:val="en-US"/>
        </w:rPr>
        <w:t>DiaNN and AlphaPept also have default folders names if I am not mistaken? Can we auto-detect those?</w:t>
      </w:r>
    </w:p>
  </w:comment>
  <w:comment w:id="135" w:author="Microsoft Office User" w:date="2022-01-28T15:41:00Z" w:initials="MOU">
    <w:p w14:paraId="578A8BE5" w14:textId="37BAE51F" w:rsidR="0043109A" w:rsidRPr="0043109A" w:rsidRDefault="0043109A">
      <w:pPr>
        <w:pStyle w:val="CommentText"/>
        <w:rPr>
          <w:lang w:val="en-US"/>
        </w:rPr>
      </w:pPr>
      <w:r>
        <w:rPr>
          <w:rStyle w:val="CommentReference"/>
        </w:rPr>
        <w:annotationRef/>
      </w:r>
      <w:r>
        <w:rPr>
          <w:lang w:val="en-US"/>
        </w:rPr>
        <w:t xml:space="preserve">DIA-NN doesn’t have some default folders for it. </w:t>
      </w:r>
      <w:proofErr w:type="spellStart"/>
      <w:r>
        <w:rPr>
          <w:lang w:val="en-US"/>
        </w:rPr>
        <w:t>AlphaPept</w:t>
      </w:r>
      <w:proofErr w:type="spellEnd"/>
      <w:r>
        <w:rPr>
          <w:lang w:val="en-US"/>
        </w:rPr>
        <w:t xml:space="preserve"> will be added later.</w:t>
      </w:r>
    </w:p>
  </w:comment>
  <w:comment w:id="136" w:author="Sander Willems" w:date="2022-01-27T16:29:00Z" w:initials="SW">
    <w:p w14:paraId="5F758F71" w14:textId="1FB96961" w:rsidR="00C2005A" w:rsidRPr="00C2005A" w:rsidRDefault="00C2005A">
      <w:pPr>
        <w:pStyle w:val="CommentText"/>
        <w:rPr>
          <w:lang w:val="en-US"/>
        </w:rPr>
      </w:pPr>
      <w:r>
        <w:rPr>
          <w:rStyle w:val="CommentReference"/>
        </w:rPr>
        <w:annotationRef/>
      </w:r>
      <w:r w:rsidR="00707DD1">
        <w:rPr>
          <w:noProof/>
          <w:lang w:val="en-US"/>
        </w:rPr>
        <w:t>Also a spinner? In the end there might be some steps that are not included in the progressbar, but that does not mean it is finished already</w:t>
      </w:r>
    </w:p>
  </w:comment>
  <w:comment w:id="137" w:author="Microsoft Office User" w:date="2022-01-28T15:43:00Z" w:initials="MOU">
    <w:p w14:paraId="5852ED2C" w14:textId="6992CB4B" w:rsidR="0043109A" w:rsidRPr="0043109A" w:rsidRDefault="0043109A">
      <w:pPr>
        <w:pStyle w:val="CommentText"/>
        <w:rPr>
          <w:lang w:val="en-US"/>
        </w:rPr>
      </w:pPr>
      <w:r>
        <w:rPr>
          <w:rStyle w:val="CommentReference"/>
        </w:rPr>
        <w:annotationRef/>
      </w:r>
      <w:r>
        <w:rPr>
          <w:lang w:val="en-US"/>
        </w:rPr>
        <w:t>It’s just two ways of showing progress bar: with the percentage in non-active way and in the active way.</w:t>
      </w:r>
    </w:p>
  </w:comment>
  <w:comment w:id="141" w:author="Sander Willems" w:date="2022-01-27T16:33:00Z" w:initials="SW">
    <w:p w14:paraId="616DD462" w14:textId="68A0983C" w:rsidR="0094341F" w:rsidRPr="002E610E" w:rsidRDefault="0094341F">
      <w:pPr>
        <w:pStyle w:val="CommentText"/>
        <w:rPr>
          <w:lang w:val="en-US"/>
        </w:rPr>
      </w:pPr>
      <w:r>
        <w:rPr>
          <w:rStyle w:val="CommentReference"/>
        </w:rPr>
        <w:annotationRef/>
      </w:r>
      <w:r w:rsidR="00707DD1">
        <w:rPr>
          <w:noProof/>
          <w:lang w:val="en-US"/>
        </w:rPr>
        <w:t>Are those the ones I got from Florian. Haven't seen them in action yet, sounds fun:)</w:t>
      </w:r>
    </w:p>
  </w:comment>
  <w:comment w:id="142" w:author="Microsoft Office User" w:date="2022-01-28T15:46:00Z" w:initials="MOU">
    <w:p w14:paraId="755EF3E0" w14:textId="184F7DD9" w:rsidR="00FB1AA9" w:rsidRPr="00FB1AA9" w:rsidRDefault="00FB1AA9">
      <w:pPr>
        <w:pStyle w:val="CommentText"/>
        <w:rPr>
          <w:lang w:val="en-US"/>
        </w:rPr>
      </w:pPr>
      <w:r>
        <w:rPr>
          <w:rStyle w:val="CommentReference"/>
        </w:rPr>
        <w:annotationRef/>
      </w:r>
      <w:r>
        <w:rPr>
          <w:lang w:val="en-US"/>
        </w:rPr>
        <w:t>It’s just the way how I called the elution profiles: 2D for the line plot and 3D for the heatmap.</w:t>
      </w:r>
    </w:p>
  </w:comment>
  <w:comment w:id="143" w:author="Sander Willems" w:date="2022-01-27T16:34:00Z" w:initials="SW">
    <w:p w14:paraId="11E8E543" w14:textId="3260B784" w:rsidR="0094341F" w:rsidRPr="002E610E" w:rsidRDefault="0094341F">
      <w:pPr>
        <w:pStyle w:val="CommentText"/>
        <w:rPr>
          <w:lang w:val="en-US"/>
        </w:rPr>
      </w:pPr>
      <w:r>
        <w:rPr>
          <w:rStyle w:val="CommentReference"/>
        </w:rPr>
        <w:annotationRef/>
      </w:r>
      <w:r w:rsidR="00707DD1">
        <w:rPr>
          <w:noProof/>
          <w:lang w:val="en-US"/>
        </w:rPr>
        <w:t>These might be more prominent, perhaps even in a sepeerate tab. These are functionally relevent, the other options are more aesthetics.</w:t>
      </w:r>
    </w:p>
  </w:comment>
  <w:comment w:id="144" w:author="Sander Willems" w:date="2022-01-27T16:35:00Z" w:initials="SW">
    <w:p w14:paraId="3C444813" w14:textId="775FE5DF" w:rsidR="0094341F" w:rsidRPr="002E610E" w:rsidRDefault="0094341F">
      <w:pPr>
        <w:pStyle w:val="CommentText"/>
        <w:rPr>
          <w:lang w:val="en-US"/>
        </w:rPr>
      </w:pPr>
      <w:r>
        <w:rPr>
          <w:rStyle w:val="CommentReference"/>
        </w:rPr>
        <w:annotationRef/>
      </w:r>
      <w:r w:rsidR="00707DD1">
        <w:rPr>
          <w:noProof/>
          <w:lang w:val="en-US"/>
        </w:rPr>
        <w:t>While fun, this might confuse people. It should be clear which are the important options, this one is sligthly less so and should not be present so prominently.</w:t>
      </w:r>
    </w:p>
  </w:comment>
  <w:comment w:id="147" w:author="Sander Willems" w:date="2022-01-27T16:39:00Z" w:initials="SW">
    <w:p w14:paraId="5DD08AC1" w14:textId="77777777" w:rsidR="0035658C" w:rsidRDefault="0035658C">
      <w:pPr>
        <w:pStyle w:val="CommentText"/>
        <w:rPr>
          <w:noProof/>
          <w:lang w:val="en-US"/>
        </w:rPr>
      </w:pPr>
      <w:r>
        <w:rPr>
          <w:rStyle w:val="CommentReference"/>
        </w:rPr>
        <w:annotationRef/>
      </w:r>
      <w:r w:rsidR="00707DD1">
        <w:rPr>
          <w:noProof/>
          <w:lang w:val="en-US"/>
        </w:rPr>
        <w:t>Note that you can (de)select by clicking the legend. This also should update the scale of the axis, such that people do not need to zoom for the BPI.</w:t>
      </w:r>
    </w:p>
    <w:p w14:paraId="64328242" w14:textId="77777777" w:rsidR="0035658C" w:rsidRDefault="0035658C">
      <w:pPr>
        <w:pStyle w:val="CommentText"/>
        <w:rPr>
          <w:noProof/>
          <w:lang w:val="en-US"/>
        </w:rPr>
      </w:pPr>
    </w:p>
    <w:p w14:paraId="1B099D13" w14:textId="13BCC40F" w:rsidR="0035658C" w:rsidRPr="009B7B06" w:rsidRDefault="00707DD1">
      <w:pPr>
        <w:pStyle w:val="CommentText"/>
        <w:rPr>
          <w:lang w:val="en-US"/>
        </w:rPr>
      </w:pPr>
      <w:r>
        <w:rPr>
          <w:noProof/>
          <w:lang w:val="en-US"/>
        </w:rPr>
        <w:t>Mention zooming options and/or export plot?</w:t>
      </w:r>
    </w:p>
  </w:comment>
  <w:comment w:id="148" w:author="Microsoft Office User" w:date="2022-01-28T15:51:00Z" w:initials="MOU">
    <w:p w14:paraId="23C0422B" w14:textId="2389D221" w:rsidR="00FB1AA9" w:rsidRPr="00FB1AA9" w:rsidRDefault="00FB1AA9">
      <w:pPr>
        <w:pStyle w:val="CommentText"/>
        <w:rPr>
          <w:lang w:val="en-US"/>
        </w:rPr>
      </w:pPr>
      <w:r>
        <w:rPr>
          <w:rStyle w:val="CommentReference"/>
        </w:rPr>
        <w:annotationRef/>
      </w:r>
      <w:r>
        <w:rPr>
          <w:lang w:val="en-US"/>
        </w:rPr>
        <w:t xml:space="preserve">I’m planning to add a section later about all tools of the </w:t>
      </w:r>
      <w:proofErr w:type="spellStart"/>
      <w:r>
        <w:rPr>
          <w:lang w:val="en-US"/>
        </w:rPr>
        <w:t>Plotly</w:t>
      </w:r>
      <w:proofErr w:type="spellEnd"/>
      <w:r>
        <w:rPr>
          <w:lang w:val="en-US"/>
        </w:rPr>
        <w:t xml:space="preserve"> and Holoviews plots.</w:t>
      </w:r>
    </w:p>
  </w:comment>
  <w:comment w:id="150" w:author="Sander Willems" w:date="2022-01-27T16:42:00Z" w:initials="SW">
    <w:p w14:paraId="6EB10DBD" w14:textId="1DC5615F" w:rsidR="0035658C" w:rsidRPr="009B7B06" w:rsidRDefault="0035658C">
      <w:pPr>
        <w:pStyle w:val="CommentText"/>
        <w:rPr>
          <w:lang w:val="en-US"/>
        </w:rPr>
      </w:pPr>
      <w:r>
        <w:rPr>
          <w:rStyle w:val="CommentReference"/>
        </w:rPr>
        <w:annotationRef/>
      </w:r>
      <w:r w:rsidR="00707DD1">
        <w:rPr>
          <w:noProof/>
          <w:lang w:val="en-US"/>
        </w:rPr>
        <w:t>From the sample or experiment? I.e., do you actually see "missing" proteins in a certain sample?</w:t>
      </w:r>
    </w:p>
  </w:comment>
  <w:comment w:id="151" w:author="Microsoft Office User" w:date="2022-01-28T16:10:00Z" w:initials="MOU">
    <w:p w14:paraId="6C884498" w14:textId="6DF08E12" w:rsidR="001F43F7" w:rsidRPr="001F43F7" w:rsidRDefault="001F43F7">
      <w:pPr>
        <w:pStyle w:val="CommentText"/>
        <w:rPr>
          <w:lang w:val="en-US"/>
        </w:rPr>
      </w:pPr>
      <w:r>
        <w:rPr>
          <w:rStyle w:val="CommentReference"/>
        </w:rPr>
        <w:annotationRef/>
      </w:r>
      <w:r>
        <w:rPr>
          <w:lang w:val="en-US"/>
        </w:rPr>
        <w:t>I filter the protein table for each experiment for now. But it’s a good idea to investigate.</w:t>
      </w:r>
    </w:p>
  </w:comment>
  <w:comment w:id="152" w:author="Sander Willems" w:date="2022-01-27T16:43:00Z" w:initials="SW">
    <w:p w14:paraId="2C1474E1" w14:textId="20641B77" w:rsidR="00094F64" w:rsidRPr="00094F64" w:rsidRDefault="00094F64">
      <w:pPr>
        <w:pStyle w:val="CommentText"/>
        <w:rPr>
          <w:lang w:val="en-US"/>
        </w:rPr>
      </w:pPr>
      <w:r>
        <w:rPr>
          <w:rStyle w:val="CommentReference"/>
        </w:rPr>
        <w:annotationRef/>
      </w:r>
      <w:r w:rsidR="00707DD1">
        <w:rPr>
          <w:noProof/>
          <w:lang w:val="en-US"/>
        </w:rPr>
        <w:t>Not a fan of using a2, why not use b?</w:t>
      </w:r>
    </w:p>
  </w:comment>
  <w:comment w:id="153" w:author="Microsoft Office User" w:date="2022-01-28T16:12:00Z" w:initials="MOU">
    <w:p w14:paraId="71A3441A" w14:textId="14E4BF93" w:rsidR="001F43F7" w:rsidRPr="001F43F7" w:rsidRDefault="001F43F7">
      <w:pPr>
        <w:pStyle w:val="CommentText"/>
        <w:rPr>
          <w:lang w:val="en-US"/>
        </w:rPr>
      </w:pPr>
      <w:r>
        <w:rPr>
          <w:rStyle w:val="CommentReference"/>
        </w:rPr>
        <w:annotationRef/>
      </w:r>
      <w:r>
        <w:rPr>
          <w:lang w:val="en-US"/>
        </w:rPr>
        <w:t>I’m talking about the Proteins table and its buttons to switch between pages. Therefore, I thought that it’s better to name them with the same letter but use the numbers to distinguish them, like a1, a2 etc.</w:t>
      </w:r>
    </w:p>
  </w:comment>
  <w:comment w:id="154" w:author="Sander Willems" w:date="2022-01-27T16:45:00Z" w:initials="SW">
    <w:p w14:paraId="13C5FB0F" w14:textId="3B241DA5" w:rsidR="00094F64" w:rsidRPr="00094F64" w:rsidRDefault="00094F64">
      <w:pPr>
        <w:pStyle w:val="CommentText"/>
        <w:rPr>
          <w:lang w:val="en-US"/>
        </w:rPr>
      </w:pPr>
      <w:r>
        <w:rPr>
          <w:rStyle w:val="CommentReference"/>
        </w:rPr>
        <w:annotationRef/>
      </w:r>
      <w:r w:rsidR="00707DD1">
        <w:rPr>
          <w:noProof/>
          <w:lang w:val="en-US"/>
        </w:rPr>
        <w:t>Visually it istarts with b, d , c. Any way we can change that while keeping the logic?</w:t>
      </w:r>
    </w:p>
  </w:comment>
  <w:comment w:id="155" w:author="Sander Willems" w:date="2022-01-27T16:47:00Z" w:initials="SW">
    <w:p w14:paraId="279C59EF" w14:textId="26F4D74B" w:rsidR="00B827CD" w:rsidRPr="00C51B52" w:rsidRDefault="00B827CD">
      <w:pPr>
        <w:pStyle w:val="CommentText"/>
        <w:rPr>
          <w:lang w:val="en-US"/>
        </w:rPr>
      </w:pPr>
      <w:r>
        <w:rPr>
          <w:rStyle w:val="CommentReference"/>
        </w:rPr>
        <w:annotationRef/>
      </w:r>
      <w:r w:rsidR="00707DD1">
        <w:rPr>
          <w:noProof/>
          <w:lang w:val="en-US"/>
        </w:rPr>
        <w:t>Are the colors loinked to the peptides, e.g. can you easily find which peptide is where? Can you click on the coverage plot and go to the peptide in the table or vice versa?</w:t>
      </w:r>
    </w:p>
  </w:comment>
  <w:comment w:id="156" w:author="Microsoft Office User" w:date="2022-01-28T16:13:00Z" w:initials="MOU">
    <w:p w14:paraId="37AB8CD4" w14:textId="02F68FBA" w:rsidR="001F43F7" w:rsidRPr="001F43F7" w:rsidRDefault="001F43F7">
      <w:pPr>
        <w:pStyle w:val="CommentText"/>
        <w:rPr>
          <w:lang w:val="en-US"/>
        </w:rPr>
      </w:pPr>
      <w:r>
        <w:rPr>
          <w:rStyle w:val="CommentReference"/>
        </w:rPr>
        <w:annotationRef/>
      </w:r>
      <w:r>
        <w:rPr>
          <w:lang w:val="en-US"/>
        </w:rPr>
        <w:t>Just hovering over the peptides on the protein coverage diagram one can distinguish peptides. It’s possible to do this connection back to the peptides table but it’s not done for now.</w:t>
      </w:r>
    </w:p>
  </w:comment>
  <w:comment w:id="159" w:author="Sander Willems" w:date="2022-01-27T16:51:00Z" w:initials="SW">
    <w:p w14:paraId="1CC0885E" w14:textId="23AD2CD7" w:rsidR="00C87C5D" w:rsidRPr="006A5316" w:rsidRDefault="00C87C5D">
      <w:pPr>
        <w:pStyle w:val="CommentText"/>
        <w:rPr>
          <w:lang w:val="en-US"/>
        </w:rPr>
      </w:pPr>
      <w:r>
        <w:rPr>
          <w:rStyle w:val="CommentReference"/>
        </w:rPr>
        <w:annotationRef/>
      </w:r>
      <w:r w:rsidR="00707DD1">
        <w:rPr>
          <w:noProof/>
          <w:lang w:val="en-US"/>
        </w:rPr>
        <w:t>Not visible here?</w:t>
      </w:r>
    </w:p>
  </w:comment>
  <w:comment w:id="160" w:author="Microsoft Office User" w:date="2022-01-28T16:14:00Z" w:initials="MOU">
    <w:p w14:paraId="1374230C" w14:textId="722C5536" w:rsidR="001F43F7" w:rsidRPr="001F43F7" w:rsidRDefault="001F43F7">
      <w:pPr>
        <w:pStyle w:val="CommentText"/>
        <w:rPr>
          <w:lang w:val="en-US"/>
        </w:rPr>
      </w:pPr>
      <w:r>
        <w:rPr>
          <w:rStyle w:val="CommentReference"/>
        </w:rPr>
        <w:annotationRef/>
      </w:r>
      <w:r>
        <w:rPr>
          <w:lang w:val="en-US"/>
        </w:rPr>
        <w:t>It’s on the MS1 frame heatmap.</w:t>
      </w:r>
    </w:p>
  </w:comment>
  <w:comment w:id="161" w:author="Sander Willems" w:date="2022-01-27T16:53:00Z" w:initials="SW">
    <w:p w14:paraId="50D83261" w14:textId="5A70FA62" w:rsidR="00C87C5D" w:rsidRPr="006A5316" w:rsidRDefault="00C87C5D">
      <w:pPr>
        <w:pStyle w:val="CommentText"/>
        <w:rPr>
          <w:lang w:val="en-US"/>
        </w:rPr>
      </w:pPr>
      <w:r>
        <w:rPr>
          <w:rStyle w:val="CommentReference"/>
        </w:rPr>
        <w:annotationRef/>
      </w:r>
      <w:r w:rsidR="00707DD1">
        <w:rPr>
          <w:noProof/>
          <w:lang w:val="en-US"/>
        </w:rPr>
        <w:t>Alos interactive? Sometimes good to be able to zoom to see fine grained ppm differences</w:t>
      </w:r>
    </w:p>
  </w:comment>
  <w:comment w:id="162" w:author="Microsoft Office User" w:date="2022-01-28T16:19:00Z" w:initials="MOU">
    <w:p w14:paraId="6ACAA4AD" w14:textId="3EAE2E88" w:rsidR="00FF2D86" w:rsidRDefault="00FF2D86">
      <w:pPr>
        <w:pStyle w:val="CommentText"/>
      </w:pPr>
      <w:r>
        <w:rPr>
          <w:rStyle w:val="CommentReference"/>
        </w:rPr>
        <w:annotationRef/>
      </w:r>
      <w:r>
        <w:rPr>
          <w:lang w:val="en-US"/>
        </w:rPr>
        <w:t xml:space="preserve">I think that I’ll mention in the description of tools for </w:t>
      </w:r>
      <w:proofErr w:type="spellStart"/>
      <w:r>
        <w:rPr>
          <w:lang w:val="en-US"/>
        </w:rPr>
        <w:t>Plotly</w:t>
      </w:r>
      <w:proofErr w:type="spellEnd"/>
      <w:r>
        <w:rPr>
          <w:lang w:val="en-US"/>
        </w:rPr>
        <w:t xml:space="preserve"> and Holoviews that I’ll add in the next version that all plots are interactive. Removed from here.</w:t>
      </w:r>
    </w:p>
  </w:comment>
  <w:comment w:id="163" w:author="Sander Willems" w:date="2022-01-27T16:54:00Z" w:initials="SW">
    <w:p w14:paraId="01A69DDD" w14:textId="41E9EEEB" w:rsidR="006A5316" w:rsidRPr="006A5316" w:rsidRDefault="006A5316">
      <w:pPr>
        <w:pStyle w:val="CommentText"/>
        <w:rPr>
          <w:lang w:val="en-US"/>
        </w:rPr>
      </w:pPr>
      <w:r>
        <w:rPr>
          <w:rStyle w:val="CommentReference"/>
        </w:rPr>
        <w:annotationRef/>
      </w:r>
      <w:r w:rsidR="00707DD1">
        <w:rPr>
          <w:noProof/>
          <w:lang w:val="en-US"/>
        </w:rPr>
        <w:t>b and y oinly?</w:t>
      </w:r>
    </w:p>
  </w:comment>
  <w:comment w:id="164" w:author="Sander Willems" w:date="2022-01-27T16:54:00Z" w:initials="SW">
    <w:p w14:paraId="2B720735" w14:textId="1DDB2B64" w:rsidR="006A5316" w:rsidRPr="006A5316" w:rsidRDefault="006A5316">
      <w:pPr>
        <w:pStyle w:val="CommentText"/>
        <w:rPr>
          <w:lang w:val="en-US"/>
        </w:rPr>
      </w:pPr>
      <w:r>
        <w:rPr>
          <w:rStyle w:val="CommentReference"/>
        </w:rPr>
        <w:annotationRef/>
      </w:r>
      <w:r w:rsidR="00707DD1">
        <w:rPr>
          <w:noProof/>
          <w:lang w:val="en-US"/>
        </w:rPr>
        <w:t>However, many unidentified peaks as well, including high-intense ones.</w:t>
      </w:r>
    </w:p>
  </w:comment>
  <w:comment w:id="165" w:author="Microsoft Office User" w:date="2022-01-28T16:21:00Z" w:initials="MOU">
    <w:p w14:paraId="298CBBBF" w14:textId="4F78A148" w:rsidR="00FF2D86" w:rsidRPr="00FF2D86" w:rsidRDefault="00FF2D86">
      <w:pPr>
        <w:pStyle w:val="CommentText"/>
        <w:rPr>
          <w:lang w:val="en-US"/>
        </w:rPr>
      </w:pPr>
      <w:r>
        <w:rPr>
          <w:rStyle w:val="CommentReference"/>
        </w:rPr>
        <w:annotationRef/>
      </w:r>
      <w:r>
        <w:rPr>
          <w:lang w:val="en-US"/>
        </w:rPr>
        <w:t>Agree, it has to be better described later.</w:t>
      </w:r>
    </w:p>
  </w:comment>
  <w:comment w:id="167" w:author="Sander Willems" w:date="2022-01-27T16:55:00Z" w:initials="SW">
    <w:p w14:paraId="562EA554" w14:textId="72BEB099" w:rsidR="004A19D6" w:rsidRPr="009B0D1D" w:rsidRDefault="004A19D6">
      <w:pPr>
        <w:pStyle w:val="CommentText"/>
        <w:rPr>
          <w:lang w:val="en-US"/>
        </w:rPr>
      </w:pPr>
      <w:r>
        <w:rPr>
          <w:rStyle w:val="CommentReference"/>
        </w:rPr>
        <w:annotationRef/>
      </w:r>
      <w:r w:rsidR="00707DD1">
        <w:rPr>
          <w:noProof/>
          <w:lang w:val="en-US"/>
        </w:rPr>
        <w:t>Duplicate? Same as DDA</w:t>
      </w:r>
    </w:p>
  </w:comment>
  <w:comment w:id="168" w:author="Microsoft Office User" w:date="2022-01-28T16:22:00Z" w:initials="MOU">
    <w:p w14:paraId="37BF4276" w14:textId="32DB7CFC" w:rsidR="00481098" w:rsidRPr="00481098" w:rsidRDefault="00481098">
      <w:pPr>
        <w:pStyle w:val="CommentText"/>
        <w:rPr>
          <w:lang w:val="en-US"/>
        </w:rPr>
      </w:pPr>
      <w:r>
        <w:rPr>
          <w:rStyle w:val="CommentReference"/>
        </w:rPr>
        <w:annotationRef/>
      </w:r>
      <w:r>
        <w:rPr>
          <w:lang w:val="en-US"/>
        </w:rPr>
        <w:t xml:space="preserve">I’ve split the visualization to DDA and DIA and therefore, as it works for both of </w:t>
      </w:r>
      <w:proofErr w:type="gramStart"/>
      <w:r>
        <w:rPr>
          <w:lang w:val="en-US"/>
        </w:rPr>
        <w:t>them</w:t>
      </w:r>
      <w:proofErr w:type="gramEnd"/>
      <w:r>
        <w:rPr>
          <w:lang w:val="en-US"/>
        </w:rPr>
        <w:t xml:space="preserve"> I need to mention it here.</w:t>
      </w:r>
    </w:p>
  </w:comment>
  <w:comment w:id="169" w:author="Sander Willems" w:date="2022-01-27T16:55:00Z" w:initials="SW">
    <w:p w14:paraId="238AE116" w14:textId="62BA8375" w:rsidR="004A19D6" w:rsidRPr="009B0D1D" w:rsidRDefault="004A19D6">
      <w:pPr>
        <w:pStyle w:val="CommentText"/>
        <w:rPr>
          <w:lang w:val="en-US"/>
        </w:rPr>
      </w:pPr>
      <w:r>
        <w:rPr>
          <w:rStyle w:val="CommentReference"/>
        </w:rPr>
        <w:annotationRef/>
      </w:r>
      <w:r w:rsidR="00707DD1">
        <w:rPr>
          <w:noProof/>
          <w:lang w:val="en-US"/>
        </w:rPr>
        <w:t>Duplicate</w:t>
      </w:r>
    </w:p>
  </w:comment>
  <w:comment w:id="170" w:author="Sander Willems" w:date="2022-01-27T16:57:00Z" w:initials="SW">
    <w:p w14:paraId="1193973B" w14:textId="61784415" w:rsidR="004A19D6" w:rsidRPr="009B0D1D" w:rsidRDefault="004A19D6">
      <w:pPr>
        <w:pStyle w:val="CommentText"/>
        <w:rPr>
          <w:lang w:val="en-US"/>
        </w:rPr>
      </w:pPr>
      <w:r>
        <w:rPr>
          <w:rStyle w:val="CommentReference"/>
        </w:rPr>
        <w:annotationRef/>
      </w:r>
      <w:r w:rsidR="00707DD1">
        <w:rPr>
          <w:noProof/>
          <w:lang w:val="en-US"/>
        </w:rPr>
        <w:t>I would like to see m/z values for the fragments as well. Additionally, mention that you can (de)select fragments by clicking the legend</w:t>
      </w:r>
    </w:p>
  </w:comment>
  <w:comment w:id="172" w:author="Sander Willems" w:date="2022-01-27T16:56:00Z" w:initials="SW">
    <w:p w14:paraId="60D16D9F" w14:textId="6191EDAC" w:rsidR="004A19D6" w:rsidRPr="009B0D1D" w:rsidRDefault="004A19D6">
      <w:pPr>
        <w:pStyle w:val="CommentText"/>
        <w:rPr>
          <w:lang w:val="en-US"/>
        </w:rPr>
      </w:pPr>
      <w:r>
        <w:rPr>
          <w:rStyle w:val="CommentReference"/>
        </w:rPr>
        <w:annotationRef/>
      </w:r>
      <w:r w:rsidR="00707DD1">
        <w:rPr>
          <w:noProof/>
          <w:lang w:val="en-US"/>
        </w:rPr>
        <w:t>Not visible here. Perhaps it is interesting to highlight fragment mz values as well in the MS2 plot, or would that be an overkill?</w:t>
      </w:r>
    </w:p>
  </w:comment>
  <w:comment w:id="173" w:author="Microsoft Office User" w:date="2022-01-28T16:27:00Z" w:initials="MOU">
    <w:p w14:paraId="6D788792" w14:textId="7721EB00" w:rsidR="00BF4E4B" w:rsidRPr="00BF4E4B" w:rsidRDefault="00BF4E4B">
      <w:pPr>
        <w:pStyle w:val="CommentText"/>
        <w:rPr>
          <w:lang w:val="en-US"/>
        </w:rPr>
      </w:pPr>
      <w:r>
        <w:rPr>
          <w:rStyle w:val="CommentReference"/>
        </w:rPr>
        <w:annotationRef/>
      </w:r>
      <w:r>
        <w:rPr>
          <w:lang w:val="en-US"/>
        </w:rPr>
        <w:t xml:space="preserve">I can imagine that it would be too much </w:t>
      </w:r>
      <w:r w:rsidRPr="00BF4E4B">
        <w:rPr>
          <w:lang w:val="en-US"/>
        </w:rPr>
        <w:sym w:font="Wingdings" w:char="F04A"/>
      </w:r>
    </w:p>
  </w:comment>
  <w:comment w:id="175" w:author="Sander Willems" w:date="2022-01-27T16:58:00Z" w:initials="SW">
    <w:p w14:paraId="0BB7FC46" w14:textId="14A7F44F" w:rsidR="009561F8" w:rsidRPr="009561F8" w:rsidRDefault="009561F8">
      <w:pPr>
        <w:pStyle w:val="CommentText"/>
        <w:rPr>
          <w:lang w:val="en-US"/>
        </w:rPr>
      </w:pPr>
      <w:r>
        <w:rPr>
          <w:rStyle w:val="CommentReference"/>
        </w:rPr>
        <w:annotationRef/>
      </w:r>
      <w:r w:rsidR="00707DD1">
        <w:rPr>
          <w:noProof/>
          <w:lang w:val="en-US"/>
        </w:rPr>
        <w:t>experiment or single sample?</w:t>
      </w:r>
    </w:p>
  </w:comment>
  <w:comment w:id="176" w:author="Microsoft Office User" w:date="2022-01-28T16:28:00Z" w:initials="MOU">
    <w:p w14:paraId="158B7ECA" w14:textId="72EAF0AD" w:rsidR="00BF4E4B" w:rsidRPr="00BF4E4B" w:rsidRDefault="00BF4E4B">
      <w:pPr>
        <w:pStyle w:val="CommentText"/>
        <w:rPr>
          <w:lang w:val="en-US"/>
        </w:rPr>
      </w:pPr>
      <w:r>
        <w:rPr>
          <w:rStyle w:val="CommentReference"/>
        </w:rPr>
        <w:annotationRef/>
      </w:r>
      <w:r>
        <w:rPr>
          <w:lang w:val="en-US"/>
        </w:rPr>
        <w:t>Here I’m talking about experiment.</w:t>
      </w:r>
    </w:p>
  </w:comment>
  <w:comment w:id="177" w:author="Sander Willems" w:date="2022-01-27T17:01:00Z" w:initials="SW">
    <w:p w14:paraId="21753EA8" w14:textId="31966F11" w:rsidR="00E15257" w:rsidRPr="00E15257" w:rsidRDefault="00E15257">
      <w:pPr>
        <w:pStyle w:val="CommentText"/>
        <w:rPr>
          <w:lang w:val="en-US"/>
        </w:rPr>
      </w:pPr>
      <w:r>
        <w:rPr>
          <w:rStyle w:val="CommentReference"/>
        </w:rPr>
        <w:annotationRef/>
      </w:r>
      <w:r w:rsidR="00707DD1">
        <w:rPr>
          <w:noProof/>
          <w:lang w:val="en-US"/>
        </w:rPr>
        <w:t>Clearly note that AlphaViz displays uncalibrated mzs and that these plots should guide the user towards modifying the settings/option panel.</w:t>
      </w:r>
    </w:p>
  </w:comment>
  <w:comment w:id="179" w:author="Sander Willems" w:date="2022-01-27T17:03:00Z" w:initials="SW">
    <w:p w14:paraId="00FF6EFF" w14:textId="77777777" w:rsidR="001E524E" w:rsidRDefault="001E524E">
      <w:pPr>
        <w:pStyle w:val="CommentText"/>
        <w:rPr>
          <w:noProof/>
          <w:lang w:val="en-US"/>
        </w:rPr>
      </w:pPr>
      <w:r>
        <w:rPr>
          <w:rStyle w:val="CommentReference"/>
        </w:rPr>
        <w:annotationRef/>
      </w:r>
      <w:r w:rsidR="00707DD1">
        <w:rPr>
          <w:noProof/>
          <w:lang w:val="en-US"/>
        </w:rPr>
        <w:t>Do most peptides have a name? Probably an "unique identifier" is more apt.</w:t>
      </w:r>
    </w:p>
    <w:p w14:paraId="2A2E64FE" w14:textId="77777777" w:rsidR="00814891" w:rsidRDefault="00814891">
      <w:pPr>
        <w:pStyle w:val="CommentText"/>
        <w:rPr>
          <w:noProof/>
          <w:lang w:val="en-US"/>
        </w:rPr>
      </w:pPr>
    </w:p>
    <w:p w14:paraId="3F30E097" w14:textId="701586AA" w:rsidR="00814891" w:rsidRPr="001E524E" w:rsidRDefault="00707DD1">
      <w:pPr>
        <w:pStyle w:val="CommentText"/>
        <w:rPr>
          <w:lang w:val="en-US"/>
        </w:rPr>
      </w:pPr>
      <w:r>
        <w:rPr>
          <w:noProof/>
          <w:lang w:val="en-US"/>
        </w:rPr>
        <w:t>Also mention the index is automatically assigned?</w:t>
      </w:r>
    </w:p>
  </w:comment>
  <w:comment w:id="180" w:author="Sander Willems" w:date="2022-01-27T17:06:00Z" w:initials="SW">
    <w:p w14:paraId="56AAB78D" w14:textId="507E1971" w:rsidR="009318DF" w:rsidRPr="009318DF" w:rsidRDefault="009318DF">
      <w:pPr>
        <w:pStyle w:val="CommentText"/>
        <w:rPr>
          <w:lang w:val="en-US"/>
        </w:rPr>
      </w:pPr>
      <w:r>
        <w:rPr>
          <w:rStyle w:val="CommentReference"/>
        </w:rPr>
        <w:annotationRef/>
      </w:r>
      <w:r w:rsidR="00707DD1">
        <w:rPr>
          <w:noProof/>
          <w:lang w:val="en-US"/>
        </w:rPr>
        <w:t>Not sure how this works if you upload multiple peptides. Might become quite messy if all fragments of all peptides are shown.</w:t>
      </w:r>
    </w:p>
  </w:comment>
  <w:comment w:id="181" w:author="Microsoft Office User" w:date="2022-01-28T16:33:00Z" w:initials="MOU">
    <w:p w14:paraId="11F312C6" w14:textId="3D725787" w:rsidR="0069462A" w:rsidRPr="0069462A" w:rsidRDefault="0069462A">
      <w:pPr>
        <w:pStyle w:val="CommentText"/>
        <w:rPr>
          <w:lang w:val="en-US"/>
        </w:rPr>
      </w:pPr>
      <w:r>
        <w:rPr>
          <w:rStyle w:val="CommentReference"/>
        </w:rPr>
        <w:annotationRef/>
      </w:r>
      <w:r>
        <w:rPr>
          <w:lang w:val="en-US"/>
        </w:rPr>
        <w:t xml:space="preserve">The plots are </w:t>
      </w:r>
      <w:proofErr w:type="spellStart"/>
      <w:proofErr w:type="gramStart"/>
      <w:r>
        <w:rPr>
          <w:lang w:val="en-US"/>
        </w:rPr>
        <w:t>build</w:t>
      </w:r>
      <w:proofErr w:type="spellEnd"/>
      <w:proofErr w:type="gramEnd"/>
      <w:r>
        <w:rPr>
          <w:lang w:val="en-US"/>
        </w:rPr>
        <w:t xml:space="preserve"> only for the selected in the table peptide. Only one peptide can be selected </w:t>
      </w:r>
      <w:r w:rsidRPr="0069462A">
        <w:rPr>
          <w:lang w:val="en-US"/>
        </w:rPr>
        <w:t>at a time</w:t>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DDF2C3" w15:done="0"/>
  <w15:commentEx w15:paraId="05BBBC14" w15:paraIdParent="2BDDF2C3" w15:done="0"/>
  <w15:commentEx w15:paraId="22420BAE" w15:done="1"/>
  <w15:commentEx w15:paraId="2B5AE097" w15:done="0"/>
  <w15:commentEx w15:paraId="08677E73" w15:done="0"/>
  <w15:commentEx w15:paraId="0541934B" w15:paraIdParent="08677E73" w15:done="0"/>
  <w15:commentEx w15:paraId="0190E236" w15:paraIdParent="08677E73" w15:done="0"/>
  <w15:commentEx w15:paraId="30B86618" w15:done="0"/>
  <w15:commentEx w15:paraId="3C42AC25" w15:done="0"/>
  <w15:commentEx w15:paraId="3314C401" w15:done="1"/>
  <w15:commentEx w15:paraId="7FC1CD2B" w15:done="0"/>
  <w15:commentEx w15:paraId="16AFB0CD" w15:paraIdParent="7FC1CD2B" w15:done="0"/>
  <w15:commentEx w15:paraId="792DA298" w15:done="1"/>
  <w15:commentEx w15:paraId="5233F038" w15:paraIdParent="792DA298" w15:done="1"/>
  <w15:commentEx w15:paraId="1180B6C2" w15:done="0"/>
  <w15:commentEx w15:paraId="24F5EA66" w15:paraIdParent="1180B6C2" w15:done="0"/>
  <w15:commentEx w15:paraId="4B6F39D3" w15:done="0"/>
  <w15:commentEx w15:paraId="204B754A" w15:paraIdParent="4B6F39D3" w15:done="0"/>
  <w15:commentEx w15:paraId="3BC3B5C1" w15:done="0"/>
  <w15:commentEx w15:paraId="105BD008" w15:paraIdParent="3BC3B5C1" w15:done="0"/>
  <w15:commentEx w15:paraId="095EC6C5" w15:done="1"/>
  <w15:commentEx w15:paraId="13FC386E" w15:paraIdParent="095EC6C5" w15:done="1"/>
  <w15:commentEx w15:paraId="4E0D84AA" w15:paraIdParent="095EC6C5" w15:done="0"/>
  <w15:commentEx w15:paraId="412C237A" w15:done="0"/>
  <w15:commentEx w15:paraId="59FCA571" w15:paraIdParent="412C237A" w15:done="0"/>
  <w15:commentEx w15:paraId="35219384" w15:done="1"/>
  <w15:commentEx w15:paraId="2B9C6DA7" w15:paraIdParent="35219384" w15:done="1"/>
  <w15:commentEx w15:paraId="0F8EE546" w15:done="1"/>
  <w15:commentEx w15:paraId="046AFA64" w15:paraIdParent="0F8EE546" w15:done="1"/>
  <w15:commentEx w15:paraId="50FE8275" w15:done="1"/>
  <w15:commentEx w15:paraId="7619AB6D" w15:paraIdParent="50FE8275" w15:done="1"/>
  <w15:commentEx w15:paraId="1DED6FEE" w15:paraIdParent="50FE8275" w15:done="0"/>
  <w15:commentEx w15:paraId="3E697A11" w15:done="0"/>
  <w15:commentEx w15:paraId="578A8BE5" w15:paraIdParent="3E697A11" w15:done="0"/>
  <w15:commentEx w15:paraId="5F758F71" w15:done="0"/>
  <w15:commentEx w15:paraId="5852ED2C" w15:paraIdParent="5F758F71" w15:done="0"/>
  <w15:commentEx w15:paraId="616DD462" w15:done="0"/>
  <w15:commentEx w15:paraId="755EF3E0" w15:paraIdParent="616DD462" w15:done="0"/>
  <w15:commentEx w15:paraId="11E8E543" w15:done="0"/>
  <w15:commentEx w15:paraId="3C444813" w15:done="0"/>
  <w15:commentEx w15:paraId="1B099D13" w15:done="0"/>
  <w15:commentEx w15:paraId="23C0422B" w15:paraIdParent="1B099D13" w15:done="0"/>
  <w15:commentEx w15:paraId="6EB10DBD" w15:done="0"/>
  <w15:commentEx w15:paraId="6C884498" w15:paraIdParent="6EB10DBD" w15:done="0"/>
  <w15:commentEx w15:paraId="2C1474E1" w15:done="0"/>
  <w15:commentEx w15:paraId="71A3441A" w15:paraIdParent="2C1474E1" w15:done="0"/>
  <w15:commentEx w15:paraId="13C5FB0F" w15:done="0"/>
  <w15:commentEx w15:paraId="279C59EF" w15:done="0"/>
  <w15:commentEx w15:paraId="37AB8CD4" w15:paraIdParent="279C59EF" w15:done="0"/>
  <w15:commentEx w15:paraId="1CC0885E" w15:done="0"/>
  <w15:commentEx w15:paraId="1374230C" w15:paraIdParent="1CC0885E" w15:done="0"/>
  <w15:commentEx w15:paraId="50D83261" w15:done="1"/>
  <w15:commentEx w15:paraId="6ACAA4AD" w15:paraIdParent="50D83261" w15:done="0"/>
  <w15:commentEx w15:paraId="01A69DDD" w15:done="0"/>
  <w15:commentEx w15:paraId="2B720735" w15:done="0"/>
  <w15:commentEx w15:paraId="298CBBBF" w15:paraIdParent="2B720735" w15:done="0"/>
  <w15:commentEx w15:paraId="562EA554" w15:done="0"/>
  <w15:commentEx w15:paraId="37BF4276" w15:paraIdParent="562EA554" w15:done="0"/>
  <w15:commentEx w15:paraId="238AE116" w15:done="0"/>
  <w15:commentEx w15:paraId="1193973B" w15:done="0"/>
  <w15:commentEx w15:paraId="60D16D9F" w15:done="0"/>
  <w15:commentEx w15:paraId="6D788792" w15:paraIdParent="60D16D9F" w15:done="0"/>
  <w15:commentEx w15:paraId="0BB7FC46" w15:done="0"/>
  <w15:commentEx w15:paraId="158B7ECA" w15:paraIdParent="0BB7FC46" w15:done="0"/>
  <w15:commentEx w15:paraId="21753EA8" w15:done="0"/>
  <w15:commentEx w15:paraId="3F30E097" w15:done="0"/>
  <w15:commentEx w15:paraId="56AAB78D" w15:done="0"/>
  <w15:commentEx w15:paraId="11F312C6" w15:paraIdParent="56AAB7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D368B" w16cex:dateUtc="2022-01-27T14:19:00Z"/>
  <w16cex:commentExtensible w16cex:durableId="259E3952" w16cex:dateUtc="2022-01-28T08:43:00Z"/>
  <w16cex:commentExtensible w16cex:durableId="259D3705" w16cex:dateUtc="2022-01-27T14:21:00Z"/>
  <w16cex:commentExtensible w16cex:durableId="259D413F" w16cex:dateUtc="2022-01-27T15:05:00Z"/>
  <w16cex:commentExtensible w16cex:durableId="259D3CA1" w16cex:dateUtc="2022-01-27T14:45:00Z"/>
  <w16cex:commentExtensible w16cex:durableId="259E84DA" w16cex:dateUtc="2022-01-28T14:06:00Z"/>
  <w16cex:commentExtensible w16cex:durableId="259E84FA" w16cex:dateUtc="2022-01-28T14:06:00Z"/>
  <w16cex:commentExtensible w16cex:durableId="259D3D26" w16cex:dateUtc="2022-01-27T14:47:00Z"/>
  <w16cex:commentExtensible w16cex:durableId="259D3D86" w16cex:dateUtc="2022-01-27T14:49:00Z"/>
  <w16cex:commentExtensible w16cex:durableId="259D4194" w16cex:dateUtc="2022-01-27T15:06:00Z"/>
  <w16cex:commentExtensible w16cex:durableId="259D41E8" w16cex:dateUtc="2022-01-27T15:08:00Z"/>
  <w16cex:commentExtensible w16cex:durableId="259E8862" w16cex:dateUtc="2022-01-28T14:21:00Z"/>
  <w16cex:commentExtensible w16cex:durableId="259D425A" w16cex:dateUtc="2022-01-27T15:10:00Z"/>
  <w16cex:commentExtensible w16cex:durableId="259E88CD" w16cex:dateUtc="2022-01-28T14:22:00Z"/>
  <w16cex:commentExtensible w16cex:durableId="259D437B" w16cex:dateUtc="2022-01-27T15:14:00Z"/>
  <w16cex:commentExtensible w16cex:durableId="259E8900" w16cex:dateUtc="2022-01-28T14:23:00Z"/>
  <w16cex:commentExtensible w16cex:durableId="259D4513" w16cex:dateUtc="2022-01-27T15:21:00Z"/>
  <w16cex:commentExtensible w16cex:durableId="259E9A98" w16cex:dateUtc="2022-01-28T15:38:00Z"/>
  <w16cex:commentExtensible w16cex:durableId="259D445E" w16cex:dateUtc="2022-01-27T15:18:00Z"/>
  <w16cex:commentExtensible w16cex:durableId="259E8926" w16cex:dateUtc="2022-01-28T14:24:00Z"/>
  <w16cex:commentExtensible w16cex:durableId="259E9A7D" w16cex:dateUtc="2022-01-27T15:27:00Z"/>
  <w16cex:commentExtensible w16cex:durableId="259E9A7C" w16cex:dateUtc="2022-01-28T14:42:00Z"/>
  <w16cex:commentExtensible w16cex:durableId="259E9A7B" w16cex:dateUtc="2022-01-28T14:42:00Z"/>
  <w16cex:commentExtensible w16cex:durableId="259D4595" w16cex:dateUtc="2022-01-27T15:23:00Z"/>
  <w16cex:commentExtensible w16cex:durableId="259E8A7D" w16cex:dateUtc="2022-01-28T14:30:00Z"/>
  <w16cex:commentExtensible w16cex:durableId="259D45AB" w16cex:dateUtc="2022-01-27T15:24:00Z"/>
  <w16cex:commentExtensible w16cex:durableId="259E8AFA" w16cex:dateUtc="2022-01-28T14:32:00Z"/>
  <w16cex:commentExtensible w16cex:durableId="259D45C1" w16cex:dateUtc="2022-01-27T15:24:00Z"/>
  <w16cex:commentExtensible w16cex:durableId="259E8CED" w16cex:dateUtc="2022-01-28T14:40:00Z"/>
  <w16cex:commentExtensible w16cex:durableId="259E8D4D" w16cex:dateUtc="2022-01-27T15:27:00Z"/>
  <w16cex:commentExtensible w16cex:durableId="259E8D51" w16cex:dateUtc="2022-01-28T14:42:00Z"/>
  <w16cex:commentExtensible w16cex:durableId="259E8D5B" w16cex:dateUtc="2022-01-28T14:42:00Z"/>
  <w16cex:commentExtensible w16cex:durableId="259D464A" w16cex:dateUtc="2022-01-27T15:26:00Z"/>
  <w16cex:commentExtensible w16cex:durableId="259E8D1A" w16cex:dateUtc="2022-01-28T14:41:00Z"/>
  <w16cex:commentExtensible w16cex:durableId="259D46D5" w16cex:dateUtc="2022-01-27T15:29:00Z"/>
  <w16cex:commentExtensible w16cex:durableId="259E8DB0" w16cex:dateUtc="2022-01-28T14:43:00Z"/>
  <w16cex:commentExtensible w16cex:durableId="259D47C1" w16cex:dateUtc="2022-01-27T15:33:00Z"/>
  <w16cex:commentExtensible w16cex:durableId="259E8E49" w16cex:dateUtc="2022-01-28T14:46:00Z"/>
  <w16cex:commentExtensible w16cex:durableId="259D480C" w16cex:dateUtc="2022-01-27T15:34:00Z"/>
  <w16cex:commentExtensible w16cex:durableId="259D486C" w16cex:dateUtc="2022-01-27T15:35:00Z"/>
  <w16cex:commentExtensible w16cex:durableId="259D493C" w16cex:dateUtc="2022-01-27T15:39:00Z"/>
  <w16cex:commentExtensible w16cex:durableId="259E8F6F" w16cex:dateUtc="2022-01-28T14:51:00Z"/>
  <w16cex:commentExtensible w16cex:durableId="259D49FD" w16cex:dateUtc="2022-01-27T15:42:00Z"/>
  <w16cex:commentExtensible w16cex:durableId="259E93FE" w16cex:dateUtc="2022-01-28T15:10:00Z"/>
  <w16cex:commentExtensible w16cex:durableId="259D4A42" w16cex:dateUtc="2022-01-27T15:43:00Z"/>
  <w16cex:commentExtensible w16cex:durableId="259E945A" w16cex:dateUtc="2022-01-28T15:12:00Z"/>
  <w16cex:commentExtensible w16cex:durableId="259D4A9A" w16cex:dateUtc="2022-01-27T15:45:00Z"/>
  <w16cex:commentExtensible w16cex:durableId="259D4B2B" w16cex:dateUtc="2022-01-27T15:47:00Z"/>
  <w16cex:commentExtensible w16cex:durableId="259E94A7" w16cex:dateUtc="2022-01-28T15:13:00Z"/>
  <w16cex:commentExtensible w16cex:durableId="259D4BFB" w16cex:dateUtc="2022-01-27T15:51:00Z"/>
  <w16cex:commentExtensible w16cex:durableId="259E94F8" w16cex:dateUtc="2022-01-28T15:14:00Z"/>
  <w16cex:commentExtensible w16cex:durableId="259D4C84" w16cex:dateUtc="2022-01-27T15:53:00Z"/>
  <w16cex:commentExtensible w16cex:durableId="259E9605" w16cex:dateUtc="2022-01-28T15:19:00Z"/>
  <w16cex:commentExtensible w16cex:durableId="259D4CAD" w16cex:dateUtc="2022-01-27T15:54:00Z"/>
  <w16cex:commentExtensible w16cex:durableId="259D4CCD" w16cex:dateUtc="2022-01-27T15:54:00Z"/>
  <w16cex:commentExtensible w16cex:durableId="259E9679" w16cex:dateUtc="2022-01-28T15:21:00Z"/>
  <w16cex:commentExtensible w16cex:durableId="259D4D0C" w16cex:dateUtc="2022-01-27T15:55:00Z"/>
  <w16cex:commentExtensible w16cex:durableId="259E96BA" w16cex:dateUtc="2022-01-28T15:22:00Z"/>
  <w16cex:commentExtensible w16cex:durableId="259D4D18" w16cex:dateUtc="2022-01-27T15:55:00Z"/>
  <w16cex:commentExtensible w16cex:durableId="259D4D82" w16cex:dateUtc="2022-01-27T15:57:00Z"/>
  <w16cex:commentExtensible w16cex:durableId="259D4D48" w16cex:dateUtc="2022-01-27T15:56:00Z"/>
  <w16cex:commentExtensible w16cex:durableId="259E97FA" w16cex:dateUtc="2022-01-28T15:27:00Z"/>
  <w16cex:commentExtensible w16cex:durableId="259D4DD1" w16cex:dateUtc="2022-01-27T15:58:00Z"/>
  <w16cex:commentExtensible w16cex:durableId="259E9825" w16cex:dateUtc="2022-01-28T15:28:00Z"/>
  <w16cex:commentExtensible w16cex:durableId="259D4E76" w16cex:dateUtc="2022-01-27T16:01:00Z"/>
  <w16cex:commentExtensible w16cex:durableId="259D4EDE" w16cex:dateUtc="2022-01-27T16:03:00Z"/>
  <w16cex:commentExtensible w16cex:durableId="259D4F7E" w16cex:dateUtc="2022-01-27T16:06:00Z"/>
  <w16cex:commentExtensible w16cex:durableId="259E9941" w16cex:dateUtc="2022-01-28T15: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DDF2C3" w16cid:durableId="259D368B"/>
  <w16cid:commentId w16cid:paraId="05BBBC14" w16cid:durableId="259E3952"/>
  <w16cid:commentId w16cid:paraId="22420BAE" w16cid:durableId="259D3705"/>
  <w16cid:commentId w16cid:paraId="2B5AE097" w16cid:durableId="259D413F"/>
  <w16cid:commentId w16cid:paraId="08677E73" w16cid:durableId="259D3CA1"/>
  <w16cid:commentId w16cid:paraId="0541934B" w16cid:durableId="259E84DA"/>
  <w16cid:commentId w16cid:paraId="0190E236" w16cid:durableId="259E84FA"/>
  <w16cid:commentId w16cid:paraId="30B86618" w16cid:durableId="259D3D26"/>
  <w16cid:commentId w16cid:paraId="3C42AC25" w16cid:durableId="259D3D86"/>
  <w16cid:commentId w16cid:paraId="3314C401" w16cid:durableId="259D4194"/>
  <w16cid:commentId w16cid:paraId="7FC1CD2B" w16cid:durableId="259D41E8"/>
  <w16cid:commentId w16cid:paraId="16AFB0CD" w16cid:durableId="259E8862"/>
  <w16cid:commentId w16cid:paraId="792DA298" w16cid:durableId="259D425A"/>
  <w16cid:commentId w16cid:paraId="5233F038" w16cid:durableId="259E88CD"/>
  <w16cid:commentId w16cid:paraId="1180B6C2" w16cid:durableId="259D437B"/>
  <w16cid:commentId w16cid:paraId="24F5EA66" w16cid:durableId="259E8900"/>
  <w16cid:commentId w16cid:paraId="4B6F39D3" w16cid:durableId="259D4513"/>
  <w16cid:commentId w16cid:paraId="204B754A" w16cid:durableId="259E9A98"/>
  <w16cid:commentId w16cid:paraId="3BC3B5C1" w16cid:durableId="259D445E"/>
  <w16cid:commentId w16cid:paraId="105BD008" w16cid:durableId="259E8926"/>
  <w16cid:commentId w16cid:paraId="095EC6C5" w16cid:durableId="259E9A7D"/>
  <w16cid:commentId w16cid:paraId="13FC386E" w16cid:durableId="259E9A7C"/>
  <w16cid:commentId w16cid:paraId="4E0D84AA" w16cid:durableId="259E9A7B"/>
  <w16cid:commentId w16cid:paraId="412C237A" w16cid:durableId="259D4595"/>
  <w16cid:commentId w16cid:paraId="59FCA571" w16cid:durableId="259E8A7D"/>
  <w16cid:commentId w16cid:paraId="35219384" w16cid:durableId="259D45AB"/>
  <w16cid:commentId w16cid:paraId="2B9C6DA7" w16cid:durableId="259E8AFA"/>
  <w16cid:commentId w16cid:paraId="0F8EE546" w16cid:durableId="259D45C1"/>
  <w16cid:commentId w16cid:paraId="046AFA64" w16cid:durableId="259E8CED"/>
  <w16cid:commentId w16cid:paraId="50FE8275" w16cid:durableId="259E8D4D"/>
  <w16cid:commentId w16cid:paraId="7619AB6D" w16cid:durableId="259E8D51"/>
  <w16cid:commentId w16cid:paraId="1DED6FEE" w16cid:durableId="259E8D5B"/>
  <w16cid:commentId w16cid:paraId="3E697A11" w16cid:durableId="259D464A"/>
  <w16cid:commentId w16cid:paraId="578A8BE5" w16cid:durableId="259E8D1A"/>
  <w16cid:commentId w16cid:paraId="5F758F71" w16cid:durableId="259D46D5"/>
  <w16cid:commentId w16cid:paraId="5852ED2C" w16cid:durableId="259E8DB0"/>
  <w16cid:commentId w16cid:paraId="616DD462" w16cid:durableId="259D47C1"/>
  <w16cid:commentId w16cid:paraId="755EF3E0" w16cid:durableId="259E8E49"/>
  <w16cid:commentId w16cid:paraId="11E8E543" w16cid:durableId="259D480C"/>
  <w16cid:commentId w16cid:paraId="3C444813" w16cid:durableId="259D486C"/>
  <w16cid:commentId w16cid:paraId="1B099D13" w16cid:durableId="259D493C"/>
  <w16cid:commentId w16cid:paraId="23C0422B" w16cid:durableId="259E8F6F"/>
  <w16cid:commentId w16cid:paraId="6EB10DBD" w16cid:durableId="259D49FD"/>
  <w16cid:commentId w16cid:paraId="6C884498" w16cid:durableId="259E93FE"/>
  <w16cid:commentId w16cid:paraId="2C1474E1" w16cid:durableId="259D4A42"/>
  <w16cid:commentId w16cid:paraId="71A3441A" w16cid:durableId="259E945A"/>
  <w16cid:commentId w16cid:paraId="13C5FB0F" w16cid:durableId="259D4A9A"/>
  <w16cid:commentId w16cid:paraId="279C59EF" w16cid:durableId="259D4B2B"/>
  <w16cid:commentId w16cid:paraId="37AB8CD4" w16cid:durableId="259E94A7"/>
  <w16cid:commentId w16cid:paraId="1CC0885E" w16cid:durableId="259D4BFB"/>
  <w16cid:commentId w16cid:paraId="1374230C" w16cid:durableId="259E94F8"/>
  <w16cid:commentId w16cid:paraId="50D83261" w16cid:durableId="259D4C84"/>
  <w16cid:commentId w16cid:paraId="6ACAA4AD" w16cid:durableId="259E9605"/>
  <w16cid:commentId w16cid:paraId="01A69DDD" w16cid:durableId="259D4CAD"/>
  <w16cid:commentId w16cid:paraId="2B720735" w16cid:durableId="259D4CCD"/>
  <w16cid:commentId w16cid:paraId="298CBBBF" w16cid:durableId="259E9679"/>
  <w16cid:commentId w16cid:paraId="562EA554" w16cid:durableId="259D4D0C"/>
  <w16cid:commentId w16cid:paraId="37BF4276" w16cid:durableId="259E96BA"/>
  <w16cid:commentId w16cid:paraId="238AE116" w16cid:durableId="259D4D18"/>
  <w16cid:commentId w16cid:paraId="1193973B" w16cid:durableId="259D4D82"/>
  <w16cid:commentId w16cid:paraId="60D16D9F" w16cid:durableId="259D4D48"/>
  <w16cid:commentId w16cid:paraId="6D788792" w16cid:durableId="259E97FA"/>
  <w16cid:commentId w16cid:paraId="0BB7FC46" w16cid:durableId="259D4DD1"/>
  <w16cid:commentId w16cid:paraId="158B7ECA" w16cid:durableId="259E9825"/>
  <w16cid:commentId w16cid:paraId="21753EA8" w16cid:durableId="259D4E76"/>
  <w16cid:commentId w16cid:paraId="3F30E097" w16cid:durableId="259D4EDE"/>
  <w16cid:commentId w16cid:paraId="56AAB78D" w16cid:durableId="259D4F7E"/>
  <w16cid:commentId w16cid:paraId="11F312C6" w16cid:durableId="259E9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9C96C" w14:textId="77777777" w:rsidR="007416F3" w:rsidRDefault="007416F3" w:rsidP="00AA3DF6">
      <w:r>
        <w:separator/>
      </w:r>
    </w:p>
  </w:endnote>
  <w:endnote w:type="continuationSeparator" w:id="0">
    <w:p w14:paraId="7F19BA4E" w14:textId="77777777" w:rsidR="007416F3" w:rsidRDefault="007416F3" w:rsidP="00AA3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578556"/>
      <w:docPartObj>
        <w:docPartGallery w:val="Page Numbers (Bottom of Page)"/>
        <w:docPartUnique/>
      </w:docPartObj>
    </w:sdtPr>
    <w:sdtEndPr>
      <w:rPr>
        <w:rStyle w:val="PageNumber"/>
      </w:rPr>
    </w:sdtEndPr>
    <w:sdtContent>
      <w:p w14:paraId="17EE8A95" w14:textId="0755E280" w:rsidR="00AA3DF6" w:rsidRDefault="00AA3DF6" w:rsidP="009E5E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34C2F" w14:textId="77777777" w:rsidR="00AA3DF6" w:rsidRDefault="00AA3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5962273"/>
      <w:docPartObj>
        <w:docPartGallery w:val="Page Numbers (Bottom of Page)"/>
        <w:docPartUnique/>
      </w:docPartObj>
    </w:sdtPr>
    <w:sdtEndPr>
      <w:rPr>
        <w:rStyle w:val="PageNumber"/>
      </w:rPr>
    </w:sdtEndPr>
    <w:sdtContent>
      <w:p w14:paraId="39E81971" w14:textId="280AF0F0" w:rsidR="00AA3DF6" w:rsidRDefault="00AA3DF6" w:rsidP="009E5E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B3195">
          <w:rPr>
            <w:rStyle w:val="PageNumber"/>
            <w:noProof/>
          </w:rPr>
          <w:t>- 14 -</w:t>
        </w:r>
        <w:r>
          <w:rPr>
            <w:rStyle w:val="PageNumber"/>
          </w:rPr>
          <w:fldChar w:fldCharType="end"/>
        </w:r>
      </w:p>
    </w:sdtContent>
  </w:sdt>
  <w:p w14:paraId="673D68BD" w14:textId="77777777" w:rsidR="00AA3DF6" w:rsidRDefault="00AA3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4EF31" w14:textId="77777777" w:rsidR="007416F3" w:rsidRDefault="007416F3" w:rsidP="00AA3DF6">
      <w:r>
        <w:separator/>
      </w:r>
    </w:p>
  </w:footnote>
  <w:footnote w:type="continuationSeparator" w:id="0">
    <w:p w14:paraId="24665DDA" w14:textId="77777777" w:rsidR="007416F3" w:rsidRDefault="007416F3" w:rsidP="00AA3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C19"/>
    <w:multiLevelType w:val="hybridMultilevel"/>
    <w:tmpl w:val="33D6E148"/>
    <w:lvl w:ilvl="0" w:tplc="08090001">
      <w:start w:val="1"/>
      <w:numFmt w:val="bullet"/>
      <w:lvlText w:val=""/>
      <w:lvlJc w:val="left"/>
      <w:pPr>
        <w:ind w:left="179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B05372"/>
    <w:multiLevelType w:val="hybridMultilevel"/>
    <w:tmpl w:val="1C509F5E"/>
    <w:lvl w:ilvl="0" w:tplc="08090001">
      <w:start w:val="1"/>
      <w:numFmt w:val="bullet"/>
      <w:lvlText w:val=""/>
      <w:lvlJc w:val="left"/>
      <w:pPr>
        <w:ind w:left="1790" w:hanging="360"/>
      </w:pPr>
      <w:rPr>
        <w:rFonts w:ascii="Symbol" w:hAnsi="Symbol" w:hint="default"/>
      </w:rPr>
    </w:lvl>
    <w:lvl w:ilvl="1" w:tplc="08090003" w:tentative="1">
      <w:start w:val="1"/>
      <w:numFmt w:val="bullet"/>
      <w:lvlText w:val="o"/>
      <w:lvlJc w:val="left"/>
      <w:pPr>
        <w:ind w:left="2510" w:hanging="360"/>
      </w:pPr>
      <w:rPr>
        <w:rFonts w:ascii="Courier New" w:hAnsi="Courier New" w:cs="Courier New" w:hint="default"/>
      </w:rPr>
    </w:lvl>
    <w:lvl w:ilvl="2" w:tplc="08090005" w:tentative="1">
      <w:start w:val="1"/>
      <w:numFmt w:val="bullet"/>
      <w:lvlText w:val=""/>
      <w:lvlJc w:val="left"/>
      <w:pPr>
        <w:ind w:left="3230" w:hanging="360"/>
      </w:pPr>
      <w:rPr>
        <w:rFonts w:ascii="Wingdings" w:hAnsi="Wingdings" w:hint="default"/>
      </w:rPr>
    </w:lvl>
    <w:lvl w:ilvl="3" w:tplc="08090001" w:tentative="1">
      <w:start w:val="1"/>
      <w:numFmt w:val="bullet"/>
      <w:lvlText w:val=""/>
      <w:lvlJc w:val="left"/>
      <w:pPr>
        <w:ind w:left="3950" w:hanging="360"/>
      </w:pPr>
      <w:rPr>
        <w:rFonts w:ascii="Symbol" w:hAnsi="Symbol" w:hint="default"/>
      </w:rPr>
    </w:lvl>
    <w:lvl w:ilvl="4" w:tplc="08090003" w:tentative="1">
      <w:start w:val="1"/>
      <w:numFmt w:val="bullet"/>
      <w:lvlText w:val="o"/>
      <w:lvlJc w:val="left"/>
      <w:pPr>
        <w:ind w:left="4670" w:hanging="360"/>
      </w:pPr>
      <w:rPr>
        <w:rFonts w:ascii="Courier New" w:hAnsi="Courier New" w:cs="Courier New" w:hint="default"/>
      </w:rPr>
    </w:lvl>
    <w:lvl w:ilvl="5" w:tplc="08090005" w:tentative="1">
      <w:start w:val="1"/>
      <w:numFmt w:val="bullet"/>
      <w:lvlText w:val=""/>
      <w:lvlJc w:val="left"/>
      <w:pPr>
        <w:ind w:left="5390" w:hanging="360"/>
      </w:pPr>
      <w:rPr>
        <w:rFonts w:ascii="Wingdings" w:hAnsi="Wingdings" w:hint="default"/>
      </w:rPr>
    </w:lvl>
    <w:lvl w:ilvl="6" w:tplc="08090001" w:tentative="1">
      <w:start w:val="1"/>
      <w:numFmt w:val="bullet"/>
      <w:lvlText w:val=""/>
      <w:lvlJc w:val="left"/>
      <w:pPr>
        <w:ind w:left="6110" w:hanging="360"/>
      </w:pPr>
      <w:rPr>
        <w:rFonts w:ascii="Symbol" w:hAnsi="Symbol" w:hint="default"/>
      </w:rPr>
    </w:lvl>
    <w:lvl w:ilvl="7" w:tplc="08090003" w:tentative="1">
      <w:start w:val="1"/>
      <w:numFmt w:val="bullet"/>
      <w:lvlText w:val="o"/>
      <w:lvlJc w:val="left"/>
      <w:pPr>
        <w:ind w:left="6830" w:hanging="360"/>
      </w:pPr>
      <w:rPr>
        <w:rFonts w:ascii="Courier New" w:hAnsi="Courier New" w:cs="Courier New" w:hint="default"/>
      </w:rPr>
    </w:lvl>
    <w:lvl w:ilvl="8" w:tplc="08090005" w:tentative="1">
      <w:start w:val="1"/>
      <w:numFmt w:val="bullet"/>
      <w:lvlText w:val=""/>
      <w:lvlJc w:val="left"/>
      <w:pPr>
        <w:ind w:left="7550" w:hanging="360"/>
      </w:pPr>
      <w:rPr>
        <w:rFonts w:ascii="Wingdings" w:hAnsi="Wingdings" w:hint="default"/>
      </w:rPr>
    </w:lvl>
  </w:abstractNum>
  <w:abstractNum w:abstractNumId="2" w15:restartNumberingAfterBreak="0">
    <w:nsid w:val="0E7833A3"/>
    <w:multiLevelType w:val="hybridMultilevel"/>
    <w:tmpl w:val="EDAEAB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24B7E"/>
    <w:multiLevelType w:val="hybridMultilevel"/>
    <w:tmpl w:val="B3E4DE2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0E2E28"/>
    <w:multiLevelType w:val="multilevel"/>
    <w:tmpl w:val="8F309AFA"/>
    <w:lvl w:ilvl="0">
      <w:start w:val="6"/>
      <w:numFmt w:val="lowerLetter"/>
      <w:lvlText w:val="%1)"/>
      <w:lvlJc w:val="left"/>
      <w:pPr>
        <w:ind w:left="1440" w:hanging="360"/>
      </w:pPr>
      <w:rPr>
        <w:rFonts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51E2000"/>
    <w:multiLevelType w:val="hybridMultilevel"/>
    <w:tmpl w:val="A080E35A"/>
    <w:lvl w:ilvl="0" w:tplc="452C006C">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24504B"/>
    <w:multiLevelType w:val="multilevel"/>
    <w:tmpl w:val="251C0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BE81B3E"/>
    <w:multiLevelType w:val="hybridMultilevel"/>
    <w:tmpl w:val="B68A4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551D66"/>
    <w:multiLevelType w:val="hybridMultilevel"/>
    <w:tmpl w:val="991E8A7C"/>
    <w:lvl w:ilvl="0" w:tplc="AC20C34A">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92DC6"/>
    <w:multiLevelType w:val="multilevel"/>
    <w:tmpl w:val="87461AD6"/>
    <w:lvl w:ilvl="0">
      <w:start w:val="1"/>
      <w:numFmt w:val="decimal"/>
      <w:lvlText w:val="%1."/>
      <w:lvlJc w:val="left"/>
      <w:pPr>
        <w:ind w:left="720" w:hanging="360"/>
      </w:pPr>
      <w:rPr>
        <w:u w:val="none"/>
        <w:lang w:val="en-US"/>
      </w:rPr>
    </w:lvl>
    <w:lvl w:ilvl="1">
      <w:start w:val="1"/>
      <w:numFmt w:val="lowerLetter"/>
      <w:lvlText w:val="%2)"/>
      <w:lvlJc w:val="left"/>
      <w:pPr>
        <w:ind w:left="107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5B821A2"/>
    <w:multiLevelType w:val="multilevel"/>
    <w:tmpl w:val="87461AD6"/>
    <w:lvl w:ilvl="0">
      <w:start w:val="1"/>
      <w:numFmt w:val="decimal"/>
      <w:lvlText w:val="%1."/>
      <w:lvlJc w:val="left"/>
      <w:pPr>
        <w:ind w:left="1637" w:hanging="360"/>
      </w:pPr>
      <w:rPr>
        <w:u w:val="none"/>
        <w:lang w:val="en-US"/>
      </w:rPr>
    </w:lvl>
    <w:lvl w:ilvl="1">
      <w:start w:val="1"/>
      <w:numFmt w:val="lowerLetter"/>
      <w:lvlText w:val="%2)"/>
      <w:lvlJc w:val="left"/>
      <w:pPr>
        <w:ind w:left="1987" w:hanging="360"/>
      </w:pPr>
      <w:rPr>
        <w:u w:val="none"/>
      </w:rPr>
    </w:lvl>
    <w:lvl w:ilvl="2">
      <w:start w:val="1"/>
      <w:numFmt w:val="lowerRoman"/>
      <w:lvlText w:val="%3."/>
      <w:lvlJc w:val="right"/>
      <w:pPr>
        <w:ind w:left="3077" w:hanging="360"/>
      </w:pPr>
      <w:rPr>
        <w:u w:val="none"/>
      </w:rPr>
    </w:lvl>
    <w:lvl w:ilvl="3">
      <w:start w:val="1"/>
      <w:numFmt w:val="decimal"/>
      <w:lvlText w:val="%4."/>
      <w:lvlJc w:val="left"/>
      <w:pPr>
        <w:ind w:left="3797" w:hanging="360"/>
      </w:pPr>
      <w:rPr>
        <w:u w:val="none"/>
      </w:rPr>
    </w:lvl>
    <w:lvl w:ilvl="4">
      <w:start w:val="1"/>
      <w:numFmt w:val="lowerLetter"/>
      <w:lvlText w:val="%5."/>
      <w:lvlJc w:val="left"/>
      <w:pPr>
        <w:ind w:left="4517" w:hanging="360"/>
      </w:pPr>
      <w:rPr>
        <w:u w:val="none"/>
      </w:rPr>
    </w:lvl>
    <w:lvl w:ilvl="5">
      <w:start w:val="1"/>
      <w:numFmt w:val="lowerRoman"/>
      <w:lvlText w:val="%6."/>
      <w:lvlJc w:val="right"/>
      <w:pPr>
        <w:ind w:left="5237" w:hanging="360"/>
      </w:pPr>
      <w:rPr>
        <w:u w:val="none"/>
      </w:rPr>
    </w:lvl>
    <w:lvl w:ilvl="6">
      <w:start w:val="1"/>
      <w:numFmt w:val="decimal"/>
      <w:lvlText w:val="%7."/>
      <w:lvlJc w:val="left"/>
      <w:pPr>
        <w:ind w:left="5957" w:hanging="360"/>
      </w:pPr>
      <w:rPr>
        <w:u w:val="none"/>
      </w:rPr>
    </w:lvl>
    <w:lvl w:ilvl="7">
      <w:start w:val="1"/>
      <w:numFmt w:val="lowerLetter"/>
      <w:lvlText w:val="%8."/>
      <w:lvlJc w:val="left"/>
      <w:pPr>
        <w:ind w:left="6677" w:hanging="360"/>
      </w:pPr>
      <w:rPr>
        <w:u w:val="none"/>
      </w:rPr>
    </w:lvl>
    <w:lvl w:ilvl="8">
      <w:start w:val="1"/>
      <w:numFmt w:val="lowerRoman"/>
      <w:lvlText w:val="%9."/>
      <w:lvlJc w:val="right"/>
      <w:pPr>
        <w:ind w:left="7397" w:hanging="360"/>
      </w:pPr>
      <w:rPr>
        <w:u w:val="none"/>
      </w:rPr>
    </w:lvl>
  </w:abstractNum>
  <w:abstractNum w:abstractNumId="11" w15:restartNumberingAfterBreak="0">
    <w:nsid w:val="3B2E0AB2"/>
    <w:multiLevelType w:val="hybridMultilevel"/>
    <w:tmpl w:val="ABB839E6"/>
    <w:lvl w:ilvl="0" w:tplc="D3506428">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A95033"/>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3" w15:restartNumberingAfterBreak="0">
    <w:nsid w:val="3ED0655D"/>
    <w:multiLevelType w:val="hybridMultilevel"/>
    <w:tmpl w:val="F294A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DB436A"/>
    <w:multiLevelType w:val="hybridMultilevel"/>
    <w:tmpl w:val="F8EC3734"/>
    <w:lvl w:ilvl="0" w:tplc="08090001">
      <w:start w:val="1"/>
      <w:numFmt w:val="bullet"/>
      <w:lvlText w:val=""/>
      <w:lvlJc w:val="left"/>
      <w:pPr>
        <w:ind w:left="1233" w:hanging="360"/>
      </w:pPr>
      <w:rPr>
        <w:rFonts w:ascii="Symbol" w:hAnsi="Symbol" w:hint="default"/>
      </w:rPr>
    </w:lvl>
    <w:lvl w:ilvl="1" w:tplc="08090003" w:tentative="1">
      <w:start w:val="1"/>
      <w:numFmt w:val="bullet"/>
      <w:lvlText w:val="o"/>
      <w:lvlJc w:val="left"/>
      <w:pPr>
        <w:ind w:left="1953" w:hanging="360"/>
      </w:pPr>
      <w:rPr>
        <w:rFonts w:ascii="Courier New" w:hAnsi="Courier New" w:cs="Courier New" w:hint="default"/>
      </w:rPr>
    </w:lvl>
    <w:lvl w:ilvl="2" w:tplc="08090005" w:tentative="1">
      <w:start w:val="1"/>
      <w:numFmt w:val="bullet"/>
      <w:lvlText w:val=""/>
      <w:lvlJc w:val="left"/>
      <w:pPr>
        <w:ind w:left="2673" w:hanging="360"/>
      </w:pPr>
      <w:rPr>
        <w:rFonts w:ascii="Wingdings" w:hAnsi="Wingdings" w:hint="default"/>
      </w:rPr>
    </w:lvl>
    <w:lvl w:ilvl="3" w:tplc="08090001" w:tentative="1">
      <w:start w:val="1"/>
      <w:numFmt w:val="bullet"/>
      <w:lvlText w:val=""/>
      <w:lvlJc w:val="left"/>
      <w:pPr>
        <w:ind w:left="3393" w:hanging="360"/>
      </w:pPr>
      <w:rPr>
        <w:rFonts w:ascii="Symbol" w:hAnsi="Symbol" w:hint="default"/>
      </w:rPr>
    </w:lvl>
    <w:lvl w:ilvl="4" w:tplc="08090003" w:tentative="1">
      <w:start w:val="1"/>
      <w:numFmt w:val="bullet"/>
      <w:lvlText w:val="o"/>
      <w:lvlJc w:val="left"/>
      <w:pPr>
        <w:ind w:left="4113" w:hanging="360"/>
      </w:pPr>
      <w:rPr>
        <w:rFonts w:ascii="Courier New" w:hAnsi="Courier New" w:cs="Courier New" w:hint="default"/>
      </w:rPr>
    </w:lvl>
    <w:lvl w:ilvl="5" w:tplc="08090005" w:tentative="1">
      <w:start w:val="1"/>
      <w:numFmt w:val="bullet"/>
      <w:lvlText w:val=""/>
      <w:lvlJc w:val="left"/>
      <w:pPr>
        <w:ind w:left="4833" w:hanging="360"/>
      </w:pPr>
      <w:rPr>
        <w:rFonts w:ascii="Wingdings" w:hAnsi="Wingdings" w:hint="default"/>
      </w:rPr>
    </w:lvl>
    <w:lvl w:ilvl="6" w:tplc="08090001" w:tentative="1">
      <w:start w:val="1"/>
      <w:numFmt w:val="bullet"/>
      <w:lvlText w:val=""/>
      <w:lvlJc w:val="left"/>
      <w:pPr>
        <w:ind w:left="5553" w:hanging="360"/>
      </w:pPr>
      <w:rPr>
        <w:rFonts w:ascii="Symbol" w:hAnsi="Symbol" w:hint="default"/>
      </w:rPr>
    </w:lvl>
    <w:lvl w:ilvl="7" w:tplc="08090003" w:tentative="1">
      <w:start w:val="1"/>
      <w:numFmt w:val="bullet"/>
      <w:lvlText w:val="o"/>
      <w:lvlJc w:val="left"/>
      <w:pPr>
        <w:ind w:left="6273" w:hanging="360"/>
      </w:pPr>
      <w:rPr>
        <w:rFonts w:ascii="Courier New" w:hAnsi="Courier New" w:cs="Courier New" w:hint="default"/>
      </w:rPr>
    </w:lvl>
    <w:lvl w:ilvl="8" w:tplc="08090005" w:tentative="1">
      <w:start w:val="1"/>
      <w:numFmt w:val="bullet"/>
      <w:lvlText w:val=""/>
      <w:lvlJc w:val="left"/>
      <w:pPr>
        <w:ind w:left="6993" w:hanging="360"/>
      </w:pPr>
      <w:rPr>
        <w:rFonts w:ascii="Wingdings" w:hAnsi="Wingdings" w:hint="default"/>
      </w:rPr>
    </w:lvl>
  </w:abstractNum>
  <w:abstractNum w:abstractNumId="15" w15:restartNumberingAfterBreak="0">
    <w:nsid w:val="4E263D8F"/>
    <w:multiLevelType w:val="hybridMultilevel"/>
    <w:tmpl w:val="8FD2F5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3076EB2"/>
    <w:multiLevelType w:val="multilevel"/>
    <w:tmpl w:val="CAEA2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76C0FCF"/>
    <w:multiLevelType w:val="hybridMultilevel"/>
    <w:tmpl w:val="6624FF2E"/>
    <w:lvl w:ilvl="0" w:tplc="08090001">
      <w:start w:val="1"/>
      <w:numFmt w:val="bullet"/>
      <w:lvlText w:val=""/>
      <w:lvlJc w:val="left"/>
      <w:pPr>
        <w:ind w:left="179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8975009"/>
    <w:multiLevelType w:val="multilevel"/>
    <w:tmpl w:val="8532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766657"/>
    <w:multiLevelType w:val="hybridMultilevel"/>
    <w:tmpl w:val="F2A418E0"/>
    <w:lvl w:ilvl="0" w:tplc="1B0CFA9C">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E409ED"/>
    <w:multiLevelType w:val="multilevel"/>
    <w:tmpl w:val="87461AD6"/>
    <w:lvl w:ilvl="0">
      <w:start w:val="1"/>
      <w:numFmt w:val="decimal"/>
      <w:lvlText w:val="%1."/>
      <w:lvlJc w:val="left"/>
      <w:pPr>
        <w:ind w:left="720" w:hanging="360"/>
      </w:pPr>
      <w:rPr>
        <w:u w:val="none"/>
        <w:lang w:val="en-US"/>
      </w:rPr>
    </w:lvl>
    <w:lvl w:ilvl="1">
      <w:start w:val="1"/>
      <w:numFmt w:val="lowerLetter"/>
      <w:lvlText w:val="%2)"/>
      <w:lvlJc w:val="left"/>
      <w:pPr>
        <w:ind w:left="107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FB74890"/>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2" w15:restartNumberingAfterBreak="0">
    <w:nsid w:val="5FF05810"/>
    <w:multiLevelType w:val="multilevel"/>
    <w:tmpl w:val="AD6C7E3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18B5BCD"/>
    <w:multiLevelType w:val="hybridMultilevel"/>
    <w:tmpl w:val="8A3A3FB6"/>
    <w:lvl w:ilvl="0" w:tplc="452C006C">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373FDF"/>
    <w:multiLevelType w:val="hybridMultilevel"/>
    <w:tmpl w:val="AA201B0C"/>
    <w:lvl w:ilvl="0" w:tplc="D40416B0">
      <w:start w:val="1"/>
      <w:numFmt w:val="decimal"/>
      <w:lvlText w:val="%1."/>
      <w:lvlJc w:val="left"/>
      <w:pPr>
        <w:ind w:left="722" w:hanging="360"/>
      </w:pPr>
      <w:rPr>
        <w:rFonts w:hint="default"/>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5" w15:restartNumberingAfterBreak="0">
    <w:nsid w:val="75B3313D"/>
    <w:multiLevelType w:val="hybridMultilevel"/>
    <w:tmpl w:val="4754EB38"/>
    <w:lvl w:ilvl="0" w:tplc="D4EE5D3C">
      <w:start w:val="1"/>
      <w:numFmt w:val="decimal"/>
      <w:lvlText w:val="%1)"/>
      <w:lvlJc w:val="left"/>
      <w:pPr>
        <w:ind w:left="1070" w:hanging="360"/>
      </w:pPr>
      <w:rPr>
        <w:rFonts w:hint="default"/>
      </w:rPr>
    </w:lvl>
    <w:lvl w:ilvl="1" w:tplc="08090019" w:tentative="1">
      <w:start w:val="1"/>
      <w:numFmt w:val="lowerLetter"/>
      <w:lvlText w:val="%2."/>
      <w:lvlJc w:val="left"/>
      <w:pPr>
        <w:ind w:left="1790" w:hanging="360"/>
      </w:pPr>
    </w:lvl>
    <w:lvl w:ilvl="2" w:tplc="0809001B" w:tentative="1">
      <w:start w:val="1"/>
      <w:numFmt w:val="lowerRoman"/>
      <w:lvlText w:val="%3."/>
      <w:lvlJc w:val="right"/>
      <w:pPr>
        <w:ind w:left="2510" w:hanging="180"/>
      </w:pPr>
    </w:lvl>
    <w:lvl w:ilvl="3" w:tplc="0809000F" w:tentative="1">
      <w:start w:val="1"/>
      <w:numFmt w:val="decimal"/>
      <w:lvlText w:val="%4."/>
      <w:lvlJc w:val="left"/>
      <w:pPr>
        <w:ind w:left="3230" w:hanging="360"/>
      </w:pPr>
    </w:lvl>
    <w:lvl w:ilvl="4" w:tplc="08090019" w:tentative="1">
      <w:start w:val="1"/>
      <w:numFmt w:val="lowerLetter"/>
      <w:lvlText w:val="%5."/>
      <w:lvlJc w:val="left"/>
      <w:pPr>
        <w:ind w:left="3950" w:hanging="360"/>
      </w:pPr>
    </w:lvl>
    <w:lvl w:ilvl="5" w:tplc="0809001B" w:tentative="1">
      <w:start w:val="1"/>
      <w:numFmt w:val="lowerRoman"/>
      <w:lvlText w:val="%6."/>
      <w:lvlJc w:val="right"/>
      <w:pPr>
        <w:ind w:left="4670" w:hanging="180"/>
      </w:pPr>
    </w:lvl>
    <w:lvl w:ilvl="6" w:tplc="0809000F" w:tentative="1">
      <w:start w:val="1"/>
      <w:numFmt w:val="decimal"/>
      <w:lvlText w:val="%7."/>
      <w:lvlJc w:val="left"/>
      <w:pPr>
        <w:ind w:left="5390" w:hanging="360"/>
      </w:pPr>
    </w:lvl>
    <w:lvl w:ilvl="7" w:tplc="08090019" w:tentative="1">
      <w:start w:val="1"/>
      <w:numFmt w:val="lowerLetter"/>
      <w:lvlText w:val="%8."/>
      <w:lvlJc w:val="left"/>
      <w:pPr>
        <w:ind w:left="6110" w:hanging="360"/>
      </w:pPr>
    </w:lvl>
    <w:lvl w:ilvl="8" w:tplc="0809001B" w:tentative="1">
      <w:start w:val="1"/>
      <w:numFmt w:val="lowerRoman"/>
      <w:lvlText w:val="%9."/>
      <w:lvlJc w:val="right"/>
      <w:pPr>
        <w:ind w:left="6830" w:hanging="180"/>
      </w:pPr>
    </w:lvl>
  </w:abstractNum>
  <w:abstractNum w:abstractNumId="26" w15:restartNumberingAfterBreak="0">
    <w:nsid w:val="777C2E33"/>
    <w:multiLevelType w:val="hybridMultilevel"/>
    <w:tmpl w:val="05F6EC04"/>
    <w:lvl w:ilvl="0" w:tplc="D40416B0">
      <w:start w:val="1"/>
      <w:numFmt w:val="decimal"/>
      <w:lvlText w:val="%1."/>
      <w:lvlJc w:val="left"/>
      <w:pPr>
        <w:ind w:left="722" w:hanging="360"/>
      </w:pPr>
      <w:rPr>
        <w:rFonts w:hint="default"/>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7" w15:restartNumberingAfterBreak="0">
    <w:nsid w:val="78116E3B"/>
    <w:multiLevelType w:val="hybridMultilevel"/>
    <w:tmpl w:val="68DAD9A2"/>
    <w:lvl w:ilvl="0" w:tplc="AEB28F2C">
      <w:start w:val="1"/>
      <w:numFmt w:val="lowerLetter"/>
      <w:lvlText w:val="%1)"/>
      <w:lvlJc w:val="left"/>
      <w:pPr>
        <w:ind w:left="720" w:hanging="360"/>
      </w:pPr>
      <w:rPr>
        <w:rFonts w:ascii="Calibri" w:eastAsia="Calibri" w:hAnsi="Calibri" w:cs="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A532553"/>
    <w:multiLevelType w:val="multilevel"/>
    <w:tmpl w:val="490E0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D2433C6"/>
    <w:multiLevelType w:val="hybridMultilevel"/>
    <w:tmpl w:val="DB7E2E42"/>
    <w:lvl w:ilvl="0" w:tplc="08090001">
      <w:start w:val="1"/>
      <w:numFmt w:val="bullet"/>
      <w:lvlText w:val=""/>
      <w:lvlJc w:val="left"/>
      <w:pPr>
        <w:ind w:left="1790" w:hanging="360"/>
      </w:pPr>
      <w:rPr>
        <w:rFonts w:ascii="Symbol" w:hAnsi="Symbol"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num w:numId="1">
    <w:abstractNumId w:val="16"/>
  </w:num>
  <w:num w:numId="2">
    <w:abstractNumId w:val="20"/>
  </w:num>
  <w:num w:numId="3">
    <w:abstractNumId w:val="6"/>
  </w:num>
  <w:num w:numId="4">
    <w:abstractNumId w:val="28"/>
  </w:num>
  <w:num w:numId="5">
    <w:abstractNumId w:val="24"/>
  </w:num>
  <w:num w:numId="6">
    <w:abstractNumId w:val="18"/>
  </w:num>
  <w:num w:numId="7">
    <w:abstractNumId w:val="12"/>
  </w:num>
  <w:num w:numId="8">
    <w:abstractNumId w:val="21"/>
  </w:num>
  <w:num w:numId="9">
    <w:abstractNumId w:val="22"/>
  </w:num>
  <w:num w:numId="10">
    <w:abstractNumId w:val="4"/>
  </w:num>
  <w:num w:numId="11">
    <w:abstractNumId w:val="26"/>
  </w:num>
  <w:num w:numId="12">
    <w:abstractNumId w:val="19"/>
  </w:num>
  <w:num w:numId="13">
    <w:abstractNumId w:val="2"/>
  </w:num>
  <w:num w:numId="14">
    <w:abstractNumId w:val="8"/>
  </w:num>
  <w:num w:numId="15">
    <w:abstractNumId w:val="15"/>
  </w:num>
  <w:num w:numId="16">
    <w:abstractNumId w:val="10"/>
  </w:num>
  <w:num w:numId="17">
    <w:abstractNumId w:val="11"/>
  </w:num>
  <w:num w:numId="18">
    <w:abstractNumId w:val="27"/>
  </w:num>
  <w:num w:numId="19">
    <w:abstractNumId w:val="3"/>
  </w:num>
  <w:num w:numId="20">
    <w:abstractNumId w:val="23"/>
  </w:num>
  <w:num w:numId="21">
    <w:abstractNumId w:val="25"/>
  </w:num>
  <w:num w:numId="22">
    <w:abstractNumId w:val="5"/>
  </w:num>
  <w:num w:numId="23">
    <w:abstractNumId w:val="9"/>
  </w:num>
  <w:num w:numId="24">
    <w:abstractNumId w:val="14"/>
  </w:num>
  <w:num w:numId="25">
    <w:abstractNumId w:val="1"/>
  </w:num>
  <w:num w:numId="26">
    <w:abstractNumId w:val="17"/>
  </w:num>
  <w:num w:numId="27">
    <w:abstractNumId w:val="13"/>
  </w:num>
  <w:num w:numId="28">
    <w:abstractNumId w:val="7"/>
  </w:num>
  <w:num w:numId="29">
    <w:abstractNumId w:val="29"/>
  </w:num>
  <w:num w:numId="3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Sander Willems">
    <w15:presenceInfo w15:providerId="Windows Live" w15:userId="9eafe9e4fca9f0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F9"/>
    <w:rsid w:val="0000664B"/>
    <w:rsid w:val="000249A9"/>
    <w:rsid w:val="00027F4E"/>
    <w:rsid w:val="0003166E"/>
    <w:rsid w:val="00033793"/>
    <w:rsid w:val="0003518B"/>
    <w:rsid w:val="00040AB5"/>
    <w:rsid w:val="0004158E"/>
    <w:rsid w:val="00060FCE"/>
    <w:rsid w:val="00064EDC"/>
    <w:rsid w:val="00066E72"/>
    <w:rsid w:val="00070443"/>
    <w:rsid w:val="00076F60"/>
    <w:rsid w:val="00081604"/>
    <w:rsid w:val="00094F64"/>
    <w:rsid w:val="00095F8E"/>
    <w:rsid w:val="000B41E7"/>
    <w:rsid w:val="000B4F90"/>
    <w:rsid w:val="000B5D40"/>
    <w:rsid w:val="000B658C"/>
    <w:rsid w:val="000E7CD5"/>
    <w:rsid w:val="000F2480"/>
    <w:rsid w:val="000F2AAE"/>
    <w:rsid w:val="00103E03"/>
    <w:rsid w:val="0013082B"/>
    <w:rsid w:val="001334CF"/>
    <w:rsid w:val="00147F45"/>
    <w:rsid w:val="0015015A"/>
    <w:rsid w:val="00154130"/>
    <w:rsid w:val="001601B1"/>
    <w:rsid w:val="00162383"/>
    <w:rsid w:val="00193B09"/>
    <w:rsid w:val="001B11EF"/>
    <w:rsid w:val="001B2C78"/>
    <w:rsid w:val="001B5206"/>
    <w:rsid w:val="001B64F2"/>
    <w:rsid w:val="001D6052"/>
    <w:rsid w:val="001E3F89"/>
    <w:rsid w:val="001E524E"/>
    <w:rsid w:val="001F43F7"/>
    <w:rsid w:val="00207699"/>
    <w:rsid w:val="00213303"/>
    <w:rsid w:val="002243E8"/>
    <w:rsid w:val="0022624C"/>
    <w:rsid w:val="00230BA9"/>
    <w:rsid w:val="002372B0"/>
    <w:rsid w:val="0027263B"/>
    <w:rsid w:val="00273D84"/>
    <w:rsid w:val="00291194"/>
    <w:rsid w:val="00292F47"/>
    <w:rsid w:val="002A1BB4"/>
    <w:rsid w:val="002B1C9C"/>
    <w:rsid w:val="002D27F5"/>
    <w:rsid w:val="002E4E7A"/>
    <w:rsid w:val="002E610E"/>
    <w:rsid w:val="002E6357"/>
    <w:rsid w:val="002F026D"/>
    <w:rsid w:val="002F1A44"/>
    <w:rsid w:val="00304B23"/>
    <w:rsid w:val="00314777"/>
    <w:rsid w:val="00326567"/>
    <w:rsid w:val="00337917"/>
    <w:rsid w:val="0035215E"/>
    <w:rsid w:val="00354B53"/>
    <w:rsid w:val="0035658C"/>
    <w:rsid w:val="00356C48"/>
    <w:rsid w:val="0036638E"/>
    <w:rsid w:val="00370B93"/>
    <w:rsid w:val="00370C62"/>
    <w:rsid w:val="0037305E"/>
    <w:rsid w:val="003A071E"/>
    <w:rsid w:val="003B170D"/>
    <w:rsid w:val="003B6128"/>
    <w:rsid w:val="003D350C"/>
    <w:rsid w:val="003D39BB"/>
    <w:rsid w:val="003D5A26"/>
    <w:rsid w:val="003E2F4C"/>
    <w:rsid w:val="003F0382"/>
    <w:rsid w:val="003F20B7"/>
    <w:rsid w:val="003F74D6"/>
    <w:rsid w:val="00415D7A"/>
    <w:rsid w:val="0043025E"/>
    <w:rsid w:val="0043109A"/>
    <w:rsid w:val="0043583B"/>
    <w:rsid w:val="004407D0"/>
    <w:rsid w:val="00463D51"/>
    <w:rsid w:val="00463DCD"/>
    <w:rsid w:val="00470E88"/>
    <w:rsid w:val="00475A03"/>
    <w:rsid w:val="004761E6"/>
    <w:rsid w:val="00481098"/>
    <w:rsid w:val="00483F2D"/>
    <w:rsid w:val="00484EC3"/>
    <w:rsid w:val="00490D09"/>
    <w:rsid w:val="00497BB9"/>
    <w:rsid w:val="004A19D6"/>
    <w:rsid w:val="004C0525"/>
    <w:rsid w:val="004D0B23"/>
    <w:rsid w:val="004E223C"/>
    <w:rsid w:val="0050396F"/>
    <w:rsid w:val="00504446"/>
    <w:rsid w:val="00505271"/>
    <w:rsid w:val="00506A77"/>
    <w:rsid w:val="005112CC"/>
    <w:rsid w:val="00514165"/>
    <w:rsid w:val="00521692"/>
    <w:rsid w:val="00522645"/>
    <w:rsid w:val="005250DE"/>
    <w:rsid w:val="0053052C"/>
    <w:rsid w:val="00570994"/>
    <w:rsid w:val="00571982"/>
    <w:rsid w:val="0057532D"/>
    <w:rsid w:val="00581799"/>
    <w:rsid w:val="00582E49"/>
    <w:rsid w:val="00594379"/>
    <w:rsid w:val="0059584B"/>
    <w:rsid w:val="005A1092"/>
    <w:rsid w:val="005D080E"/>
    <w:rsid w:val="005E3F4A"/>
    <w:rsid w:val="005F4FDF"/>
    <w:rsid w:val="00600A5B"/>
    <w:rsid w:val="00600E08"/>
    <w:rsid w:val="00602FE2"/>
    <w:rsid w:val="00613B29"/>
    <w:rsid w:val="0062162F"/>
    <w:rsid w:val="00625B27"/>
    <w:rsid w:val="00627822"/>
    <w:rsid w:val="00637483"/>
    <w:rsid w:val="006616D0"/>
    <w:rsid w:val="006640B2"/>
    <w:rsid w:val="00665E21"/>
    <w:rsid w:val="00667421"/>
    <w:rsid w:val="006815CD"/>
    <w:rsid w:val="0069462A"/>
    <w:rsid w:val="006A5316"/>
    <w:rsid w:val="006B1BFE"/>
    <w:rsid w:val="006C5864"/>
    <w:rsid w:val="006C7F1F"/>
    <w:rsid w:val="006D42BB"/>
    <w:rsid w:val="006F6F32"/>
    <w:rsid w:val="00707733"/>
    <w:rsid w:val="00707DD1"/>
    <w:rsid w:val="0071243D"/>
    <w:rsid w:val="00715196"/>
    <w:rsid w:val="00715397"/>
    <w:rsid w:val="00717763"/>
    <w:rsid w:val="00735FC8"/>
    <w:rsid w:val="007416F3"/>
    <w:rsid w:val="007635DC"/>
    <w:rsid w:val="007717FD"/>
    <w:rsid w:val="0077342F"/>
    <w:rsid w:val="00774155"/>
    <w:rsid w:val="007D25F9"/>
    <w:rsid w:val="007E1D68"/>
    <w:rsid w:val="007F2494"/>
    <w:rsid w:val="007F7285"/>
    <w:rsid w:val="00807A3C"/>
    <w:rsid w:val="00814891"/>
    <w:rsid w:val="00814FBB"/>
    <w:rsid w:val="00822A56"/>
    <w:rsid w:val="008257A8"/>
    <w:rsid w:val="00842434"/>
    <w:rsid w:val="00843194"/>
    <w:rsid w:val="008511E7"/>
    <w:rsid w:val="008557A2"/>
    <w:rsid w:val="008767C2"/>
    <w:rsid w:val="00885383"/>
    <w:rsid w:val="00885B78"/>
    <w:rsid w:val="008A25D2"/>
    <w:rsid w:val="008A78E4"/>
    <w:rsid w:val="008B3195"/>
    <w:rsid w:val="008B5CC1"/>
    <w:rsid w:val="008C4638"/>
    <w:rsid w:val="008F770A"/>
    <w:rsid w:val="00910750"/>
    <w:rsid w:val="00927E1E"/>
    <w:rsid w:val="009318DF"/>
    <w:rsid w:val="00940217"/>
    <w:rsid w:val="0094341F"/>
    <w:rsid w:val="00943DF3"/>
    <w:rsid w:val="00954B51"/>
    <w:rsid w:val="009561F8"/>
    <w:rsid w:val="00964EE0"/>
    <w:rsid w:val="00966EF0"/>
    <w:rsid w:val="00973A07"/>
    <w:rsid w:val="00973A3D"/>
    <w:rsid w:val="00975632"/>
    <w:rsid w:val="00997D7A"/>
    <w:rsid w:val="009A7602"/>
    <w:rsid w:val="009B0D1D"/>
    <w:rsid w:val="009B2940"/>
    <w:rsid w:val="009B6289"/>
    <w:rsid w:val="009B7B06"/>
    <w:rsid w:val="009C0CE0"/>
    <w:rsid w:val="009F17EA"/>
    <w:rsid w:val="009F2E6C"/>
    <w:rsid w:val="00A022F9"/>
    <w:rsid w:val="00A1754B"/>
    <w:rsid w:val="00A200F0"/>
    <w:rsid w:val="00A26F70"/>
    <w:rsid w:val="00A3614D"/>
    <w:rsid w:val="00A4113C"/>
    <w:rsid w:val="00A63A77"/>
    <w:rsid w:val="00A70733"/>
    <w:rsid w:val="00A73F7C"/>
    <w:rsid w:val="00A74E49"/>
    <w:rsid w:val="00A81AEB"/>
    <w:rsid w:val="00A86A08"/>
    <w:rsid w:val="00A900B5"/>
    <w:rsid w:val="00A94C0B"/>
    <w:rsid w:val="00AA33EB"/>
    <w:rsid w:val="00AA3DF6"/>
    <w:rsid w:val="00AB3313"/>
    <w:rsid w:val="00AB4AD4"/>
    <w:rsid w:val="00AB4EF9"/>
    <w:rsid w:val="00AB5E89"/>
    <w:rsid w:val="00AD639E"/>
    <w:rsid w:val="00AE02B7"/>
    <w:rsid w:val="00AE3C13"/>
    <w:rsid w:val="00B0179B"/>
    <w:rsid w:val="00B052AC"/>
    <w:rsid w:val="00B10F58"/>
    <w:rsid w:val="00B33343"/>
    <w:rsid w:val="00B555AF"/>
    <w:rsid w:val="00B556E4"/>
    <w:rsid w:val="00B70157"/>
    <w:rsid w:val="00B75E83"/>
    <w:rsid w:val="00B827CD"/>
    <w:rsid w:val="00BC419F"/>
    <w:rsid w:val="00BC785D"/>
    <w:rsid w:val="00BE6014"/>
    <w:rsid w:val="00BF0F81"/>
    <w:rsid w:val="00BF4E4B"/>
    <w:rsid w:val="00C0412E"/>
    <w:rsid w:val="00C15B99"/>
    <w:rsid w:val="00C16482"/>
    <w:rsid w:val="00C2005A"/>
    <w:rsid w:val="00C25810"/>
    <w:rsid w:val="00C421AA"/>
    <w:rsid w:val="00C51B52"/>
    <w:rsid w:val="00C533F6"/>
    <w:rsid w:val="00C54DC4"/>
    <w:rsid w:val="00C6129F"/>
    <w:rsid w:val="00C6143C"/>
    <w:rsid w:val="00C63FD8"/>
    <w:rsid w:val="00C86C36"/>
    <w:rsid w:val="00C87C5D"/>
    <w:rsid w:val="00CA6658"/>
    <w:rsid w:val="00CC1C4A"/>
    <w:rsid w:val="00CD373B"/>
    <w:rsid w:val="00CE5085"/>
    <w:rsid w:val="00CE54FF"/>
    <w:rsid w:val="00CE6303"/>
    <w:rsid w:val="00CF11FF"/>
    <w:rsid w:val="00CF60D1"/>
    <w:rsid w:val="00CF67A8"/>
    <w:rsid w:val="00D01BC9"/>
    <w:rsid w:val="00D04671"/>
    <w:rsid w:val="00D131EC"/>
    <w:rsid w:val="00D15DEC"/>
    <w:rsid w:val="00D20BC5"/>
    <w:rsid w:val="00D2413A"/>
    <w:rsid w:val="00D31676"/>
    <w:rsid w:val="00D37761"/>
    <w:rsid w:val="00D45B64"/>
    <w:rsid w:val="00D62279"/>
    <w:rsid w:val="00D64F77"/>
    <w:rsid w:val="00D722B1"/>
    <w:rsid w:val="00D748CF"/>
    <w:rsid w:val="00D823F3"/>
    <w:rsid w:val="00D92E43"/>
    <w:rsid w:val="00D93917"/>
    <w:rsid w:val="00DC684F"/>
    <w:rsid w:val="00E03229"/>
    <w:rsid w:val="00E15257"/>
    <w:rsid w:val="00E167C0"/>
    <w:rsid w:val="00E16EB3"/>
    <w:rsid w:val="00E3121A"/>
    <w:rsid w:val="00E343A8"/>
    <w:rsid w:val="00E46A5E"/>
    <w:rsid w:val="00E724A0"/>
    <w:rsid w:val="00E729C4"/>
    <w:rsid w:val="00E773FB"/>
    <w:rsid w:val="00E82391"/>
    <w:rsid w:val="00E92E21"/>
    <w:rsid w:val="00EA0852"/>
    <w:rsid w:val="00EC258C"/>
    <w:rsid w:val="00EE26BE"/>
    <w:rsid w:val="00EE2F41"/>
    <w:rsid w:val="00EE5985"/>
    <w:rsid w:val="00F1066E"/>
    <w:rsid w:val="00F15210"/>
    <w:rsid w:val="00F21CC0"/>
    <w:rsid w:val="00F26B27"/>
    <w:rsid w:val="00F30E6C"/>
    <w:rsid w:val="00F37DD2"/>
    <w:rsid w:val="00F466F5"/>
    <w:rsid w:val="00F47067"/>
    <w:rsid w:val="00F47ED1"/>
    <w:rsid w:val="00F61192"/>
    <w:rsid w:val="00F717BA"/>
    <w:rsid w:val="00F929CE"/>
    <w:rsid w:val="00FA389A"/>
    <w:rsid w:val="00FB1AA9"/>
    <w:rsid w:val="00FB3338"/>
    <w:rsid w:val="00FB333D"/>
    <w:rsid w:val="00FC42AD"/>
    <w:rsid w:val="00FD2FF9"/>
    <w:rsid w:val="00FD7383"/>
    <w:rsid w:val="00FF2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2194"/>
  <w15:docId w15:val="{CB4F6D11-3B6E-479D-AF03-DFC02448B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2CC"/>
    <w:pPr>
      <w:spacing w:line="240" w:lineRule="auto"/>
    </w:pPr>
    <w:rPr>
      <w:rFonts w:ascii="Times New Roman" w:eastAsia="Times New Roman" w:hAnsi="Times New Roman" w:cs="Times New Roman"/>
      <w:sz w:val="24"/>
      <w:szCs w:val="24"/>
      <w:lang w:val="en-DE" w:eastAsia="en-GB"/>
    </w:rPr>
  </w:style>
  <w:style w:type="paragraph" w:styleId="Heading1">
    <w:name w:val="heading 1"/>
    <w:basedOn w:val="Normal"/>
    <w:next w:val="Normal"/>
    <w:rsid w:val="004C0525"/>
    <w:pPr>
      <w:widowControl w:val="0"/>
      <w:pBdr>
        <w:top w:val="nil"/>
        <w:left w:val="nil"/>
        <w:bottom w:val="nil"/>
        <w:right w:val="nil"/>
        <w:between w:val="nil"/>
      </w:pBdr>
      <w:spacing w:before="216" w:line="281" w:lineRule="auto"/>
      <w:ind w:left="8" w:hanging="6"/>
      <w:jc w:val="center"/>
      <w:outlineLvl w:val="0"/>
    </w:pPr>
    <w:rPr>
      <w:rFonts w:ascii="Calibri" w:eastAsia="Calibri" w:hAnsi="Calibri" w:cs="Calibri"/>
      <w:b/>
      <w:color w:val="045082"/>
      <w:sz w:val="40"/>
      <w:szCs w:val="40"/>
    </w:rPr>
  </w:style>
  <w:style w:type="paragraph" w:styleId="Heading2">
    <w:name w:val="heading 2"/>
    <w:basedOn w:val="Normal"/>
    <w:next w:val="Normal"/>
    <w:rsid w:val="004C0525"/>
    <w:pPr>
      <w:widowControl w:val="0"/>
      <w:spacing w:before="216" w:line="281" w:lineRule="auto"/>
      <w:ind w:left="8" w:firstLine="354"/>
      <w:outlineLvl w:val="1"/>
    </w:pPr>
    <w:rPr>
      <w:rFonts w:ascii="Calibri" w:eastAsia="Calibri" w:hAnsi="Calibri" w:cs="Calibri"/>
      <w:b/>
      <w:color w:val="1F497D" w:themeColor="text2"/>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484EC3"/>
    <w:rPr>
      <w:sz w:val="16"/>
      <w:szCs w:val="16"/>
    </w:rPr>
  </w:style>
  <w:style w:type="paragraph" w:styleId="CommentText">
    <w:name w:val="annotation text"/>
    <w:basedOn w:val="Normal"/>
    <w:link w:val="CommentTextChar"/>
    <w:uiPriority w:val="99"/>
    <w:semiHidden/>
    <w:unhideWhenUsed/>
    <w:rsid w:val="00484EC3"/>
    <w:rPr>
      <w:sz w:val="20"/>
      <w:szCs w:val="20"/>
    </w:rPr>
  </w:style>
  <w:style w:type="character" w:customStyle="1" w:styleId="CommentTextChar">
    <w:name w:val="Comment Text Char"/>
    <w:basedOn w:val="DefaultParagraphFont"/>
    <w:link w:val="CommentText"/>
    <w:uiPriority w:val="99"/>
    <w:semiHidden/>
    <w:rsid w:val="00484EC3"/>
    <w:rPr>
      <w:sz w:val="20"/>
      <w:szCs w:val="20"/>
    </w:rPr>
  </w:style>
  <w:style w:type="paragraph" w:styleId="CommentSubject">
    <w:name w:val="annotation subject"/>
    <w:basedOn w:val="CommentText"/>
    <w:next w:val="CommentText"/>
    <w:link w:val="CommentSubjectChar"/>
    <w:uiPriority w:val="99"/>
    <w:semiHidden/>
    <w:unhideWhenUsed/>
    <w:rsid w:val="00484EC3"/>
    <w:rPr>
      <w:b/>
      <w:bCs/>
    </w:rPr>
  </w:style>
  <w:style w:type="character" w:customStyle="1" w:styleId="CommentSubjectChar">
    <w:name w:val="Comment Subject Char"/>
    <w:basedOn w:val="CommentTextChar"/>
    <w:link w:val="CommentSubject"/>
    <w:uiPriority w:val="99"/>
    <w:semiHidden/>
    <w:rsid w:val="00484EC3"/>
    <w:rPr>
      <w:b/>
      <w:bCs/>
      <w:sz w:val="20"/>
      <w:szCs w:val="20"/>
    </w:rPr>
  </w:style>
  <w:style w:type="paragraph" w:styleId="BalloonText">
    <w:name w:val="Balloon Text"/>
    <w:basedOn w:val="Normal"/>
    <w:link w:val="BalloonTextChar"/>
    <w:uiPriority w:val="99"/>
    <w:semiHidden/>
    <w:unhideWhenUsed/>
    <w:rsid w:val="00A63A7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A77"/>
    <w:rPr>
      <w:rFonts w:ascii="Segoe UI" w:hAnsi="Segoe UI" w:cs="Segoe UI"/>
      <w:sz w:val="18"/>
      <w:szCs w:val="18"/>
    </w:rPr>
  </w:style>
  <w:style w:type="character" w:styleId="Hyperlink">
    <w:name w:val="Hyperlink"/>
    <w:basedOn w:val="DefaultParagraphFont"/>
    <w:uiPriority w:val="99"/>
    <w:unhideWhenUsed/>
    <w:rsid w:val="003F20B7"/>
    <w:rPr>
      <w:color w:val="0000FF"/>
      <w:u w:val="single"/>
    </w:rPr>
  </w:style>
  <w:style w:type="paragraph" w:styleId="ListParagraph">
    <w:name w:val="List Paragraph"/>
    <w:basedOn w:val="Normal"/>
    <w:uiPriority w:val="34"/>
    <w:qFormat/>
    <w:rsid w:val="00292F47"/>
    <w:pPr>
      <w:ind w:left="720"/>
      <w:contextualSpacing/>
    </w:pPr>
  </w:style>
  <w:style w:type="character" w:customStyle="1" w:styleId="pl-2">
    <w:name w:val="pl-2"/>
    <w:basedOn w:val="DefaultParagraphFont"/>
    <w:rsid w:val="00292F47"/>
  </w:style>
  <w:style w:type="character" w:styleId="FollowedHyperlink">
    <w:name w:val="FollowedHyperlink"/>
    <w:basedOn w:val="DefaultParagraphFont"/>
    <w:uiPriority w:val="99"/>
    <w:semiHidden/>
    <w:unhideWhenUsed/>
    <w:rsid w:val="00B75E83"/>
    <w:rPr>
      <w:color w:val="800080" w:themeColor="followedHyperlink"/>
      <w:u w:val="single"/>
    </w:rPr>
  </w:style>
  <w:style w:type="paragraph" w:styleId="Footer">
    <w:name w:val="footer"/>
    <w:basedOn w:val="Normal"/>
    <w:link w:val="FooterChar"/>
    <w:uiPriority w:val="99"/>
    <w:unhideWhenUsed/>
    <w:rsid w:val="00AA3DF6"/>
    <w:pPr>
      <w:tabs>
        <w:tab w:val="center" w:pos="4513"/>
        <w:tab w:val="right" w:pos="9026"/>
      </w:tabs>
    </w:pPr>
  </w:style>
  <w:style w:type="character" w:customStyle="1" w:styleId="FooterChar">
    <w:name w:val="Footer Char"/>
    <w:basedOn w:val="DefaultParagraphFont"/>
    <w:link w:val="Footer"/>
    <w:uiPriority w:val="99"/>
    <w:rsid w:val="00AA3DF6"/>
  </w:style>
  <w:style w:type="character" w:styleId="PageNumber">
    <w:name w:val="page number"/>
    <w:basedOn w:val="DefaultParagraphFont"/>
    <w:uiPriority w:val="99"/>
    <w:semiHidden/>
    <w:unhideWhenUsed/>
    <w:rsid w:val="00AA3DF6"/>
  </w:style>
  <w:style w:type="paragraph" w:styleId="TOCHeading">
    <w:name w:val="TOC Heading"/>
    <w:basedOn w:val="Heading1"/>
    <w:next w:val="Normal"/>
    <w:uiPriority w:val="39"/>
    <w:unhideWhenUsed/>
    <w:qFormat/>
    <w:rsid w:val="004C0525"/>
    <w:pPr>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506A77"/>
    <w:pPr>
      <w:tabs>
        <w:tab w:val="right" w:leader="dot" w:pos="9406"/>
      </w:tabs>
      <w:spacing w:before="120" w:line="360" w:lineRule="auto"/>
      <w:pPrChange w:id="0" w:author="Microsoft Office User" w:date="2022-01-28T16:48:00Z">
        <w:pPr>
          <w:tabs>
            <w:tab w:val="right" w:leader="dot" w:pos="9406"/>
          </w:tabs>
          <w:spacing w:before="120"/>
        </w:pPr>
      </w:pPrChange>
    </w:pPr>
    <w:rPr>
      <w:rFonts w:asciiTheme="minorHAnsi" w:hAnsiTheme="minorHAnsi"/>
      <w:b/>
      <w:bCs/>
      <w:i/>
      <w:iCs/>
      <w:rPrChange w:id="0" w:author="Microsoft Office User" w:date="2022-01-28T16:48:00Z">
        <w:rPr>
          <w:rFonts w:asciiTheme="minorHAnsi" w:hAnsiTheme="minorHAnsi"/>
          <w:b/>
          <w:bCs/>
          <w:i/>
          <w:iCs/>
          <w:sz w:val="24"/>
          <w:szCs w:val="24"/>
          <w:lang w:val="en-DE" w:eastAsia="en-GB" w:bidi="ar-SA"/>
        </w:rPr>
      </w:rPrChange>
    </w:rPr>
  </w:style>
  <w:style w:type="paragraph" w:styleId="TOC2">
    <w:name w:val="toc 2"/>
    <w:basedOn w:val="Normal"/>
    <w:next w:val="Normal"/>
    <w:autoRedefine/>
    <w:uiPriority w:val="39"/>
    <w:unhideWhenUsed/>
    <w:rsid w:val="00505271"/>
    <w:pPr>
      <w:tabs>
        <w:tab w:val="right" w:leader="dot" w:pos="9406"/>
      </w:tabs>
      <w:spacing w:before="120"/>
      <w:ind w:left="220"/>
    </w:pPr>
    <w:rPr>
      <w:rFonts w:asciiTheme="minorHAnsi" w:hAnsiTheme="minorHAnsi"/>
      <w:b/>
      <w:bCs/>
    </w:rPr>
  </w:style>
  <w:style w:type="paragraph" w:styleId="TOC3">
    <w:name w:val="toc 3"/>
    <w:basedOn w:val="Normal"/>
    <w:next w:val="Normal"/>
    <w:autoRedefine/>
    <w:uiPriority w:val="39"/>
    <w:unhideWhenUsed/>
    <w:rsid w:val="004C0525"/>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C052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C052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C052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C052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C052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C0525"/>
    <w:pPr>
      <w:ind w:left="1760"/>
    </w:pPr>
    <w:rPr>
      <w:rFonts w:asciiTheme="minorHAnsi" w:hAnsiTheme="minorHAnsi"/>
      <w:sz w:val="20"/>
      <w:szCs w:val="20"/>
    </w:rPr>
  </w:style>
  <w:style w:type="paragraph" w:styleId="Revision">
    <w:name w:val="Revision"/>
    <w:hidden/>
    <w:uiPriority w:val="99"/>
    <w:semiHidden/>
    <w:rsid w:val="00060FCE"/>
    <w:pPr>
      <w:spacing w:line="240" w:lineRule="auto"/>
    </w:pPr>
  </w:style>
  <w:style w:type="paragraph" w:styleId="Header">
    <w:name w:val="header"/>
    <w:basedOn w:val="Normal"/>
    <w:link w:val="HeaderChar"/>
    <w:uiPriority w:val="99"/>
    <w:unhideWhenUsed/>
    <w:rsid w:val="00715196"/>
    <w:pPr>
      <w:tabs>
        <w:tab w:val="center" w:pos="4844"/>
        <w:tab w:val="right" w:pos="9689"/>
      </w:tabs>
    </w:pPr>
  </w:style>
  <w:style w:type="character" w:customStyle="1" w:styleId="HeaderChar">
    <w:name w:val="Header Char"/>
    <w:basedOn w:val="DefaultParagraphFont"/>
    <w:link w:val="Header"/>
    <w:uiPriority w:val="99"/>
    <w:rsid w:val="00715196"/>
  </w:style>
  <w:style w:type="character" w:styleId="Strong">
    <w:name w:val="Strong"/>
    <w:basedOn w:val="DefaultParagraphFont"/>
    <w:uiPriority w:val="22"/>
    <w:qFormat/>
    <w:rsid w:val="00C15B99"/>
    <w:rPr>
      <w:b/>
      <w:bCs/>
    </w:rPr>
  </w:style>
  <w:style w:type="character" w:styleId="UnresolvedMention">
    <w:name w:val="Unresolved Mention"/>
    <w:basedOn w:val="DefaultParagraphFont"/>
    <w:uiPriority w:val="99"/>
    <w:semiHidden/>
    <w:unhideWhenUsed/>
    <w:rsid w:val="000351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7962">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4350242">
      <w:bodyDiv w:val="1"/>
      <w:marLeft w:val="0"/>
      <w:marRight w:val="0"/>
      <w:marTop w:val="0"/>
      <w:marBottom w:val="0"/>
      <w:divBdr>
        <w:top w:val="none" w:sz="0" w:space="0" w:color="auto"/>
        <w:left w:val="none" w:sz="0" w:space="0" w:color="auto"/>
        <w:bottom w:val="none" w:sz="0" w:space="0" w:color="auto"/>
        <w:right w:val="none" w:sz="0" w:space="0" w:color="auto"/>
      </w:divBdr>
    </w:div>
    <w:div w:id="51198488">
      <w:bodyDiv w:val="1"/>
      <w:marLeft w:val="0"/>
      <w:marRight w:val="0"/>
      <w:marTop w:val="0"/>
      <w:marBottom w:val="0"/>
      <w:divBdr>
        <w:top w:val="none" w:sz="0" w:space="0" w:color="auto"/>
        <w:left w:val="none" w:sz="0" w:space="0" w:color="auto"/>
        <w:bottom w:val="none" w:sz="0" w:space="0" w:color="auto"/>
        <w:right w:val="none" w:sz="0" w:space="0" w:color="auto"/>
      </w:divBdr>
    </w:div>
    <w:div w:id="75707245">
      <w:bodyDiv w:val="1"/>
      <w:marLeft w:val="0"/>
      <w:marRight w:val="0"/>
      <w:marTop w:val="0"/>
      <w:marBottom w:val="0"/>
      <w:divBdr>
        <w:top w:val="none" w:sz="0" w:space="0" w:color="auto"/>
        <w:left w:val="none" w:sz="0" w:space="0" w:color="auto"/>
        <w:bottom w:val="none" w:sz="0" w:space="0" w:color="auto"/>
        <w:right w:val="none" w:sz="0" w:space="0" w:color="auto"/>
      </w:divBdr>
    </w:div>
    <w:div w:id="81798785">
      <w:bodyDiv w:val="1"/>
      <w:marLeft w:val="0"/>
      <w:marRight w:val="0"/>
      <w:marTop w:val="0"/>
      <w:marBottom w:val="0"/>
      <w:divBdr>
        <w:top w:val="none" w:sz="0" w:space="0" w:color="auto"/>
        <w:left w:val="none" w:sz="0" w:space="0" w:color="auto"/>
        <w:bottom w:val="none" w:sz="0" w:space="0" w:color="auto"/>
        <w:right w:val="none" w:sz="0" w:space="0" w:color="auto"/>
      </w:divBdr>
    </w:div>
    <w:div w:id="228882580">
      <w:bodyDiv w:val="1"/>
      <w:marLeft w:val="0"/>
      <w:marRight w:val="0"/>
      <w:marTop w:val="0"/>
      <w:marBottom w:val="0"/>
      <w:divBdr>
        <w:top w:val="none" w:sz="0" w:space="0" w:color="auto"/>
        <w:left w:val="none" w:sz="0" w:space="0" w:color="auto"/>
        <w:bottom w:val="none" w:sz="0" w:space="0" w:color="auto"/>
        <w:right w:val="none" w:sz="0" w:space="0" w:color="auto"/>
      </w:divBdr>
    </w:div>
    <w:div w:id="288900307">
      <w:bodyDiv w:val="1"/>
      <w:marLeft w:val="0"/>
      <w:marRight w:val="0"/>
      <w:marTop w:val="0"/>
      <w:marBottom w:val="0"/>
      <w:divBdr>
        <w:top w:val="none" w:sz="0" w:space="0" w:color="auto"/>
        <w:left w:val="none" w:sz="0" w:space="0" w:color="auto"/>
        <w:bottom w:val="none" w:sz="0" w:space="0" w:color="auto"/>
        <w:right w:val="none" w:sz="0" w:space="0" w:color="auto"/>
      </w:divBdr>
    </w:div>
    <w:div w:id="296761802">
      <w:bodyDiv w:val="1"/>
      <w:marLeft w:val="0"/>
      <w:marRight w:val="0"/>
      <w:marTop w:val="0"/>
      <w:marBottom w:val="0"/>
      <w:divBdr>
        <w:top w:val="none" w:sz="0" w:space="0" w:color="auto"/>
        <w:left w:val="none" w:sz="0" w:space="0" w:color="auto"/>
        <w:bottom w:val="none" w:sz="0" w:space="0" w:color="auto"/>
        <w:right w:val="none" w:sz="0" w:space="0" w:color="auto"/>
      </w:divBdr>
    </w:div>
    <w:div w:id="317609545">
      <w:bodyDiv w:val="1"/>
      <w:marLeft w:val="0"/>
      <w:marRight w:val="0"/>
      <w:marTop w:val="0"/>
      <w:marBottom w:val="0"/>
      <w:divBdr>
        <w:top w:val="none" w:sz="0" w:space="0" w:color="auto"/>
        <w:left w:val="none" w:sz="0" w:space="0" w:color="auto"/>
        <w:bottom w:val="none" w:sz="0" w:space="0" w:color="auto"/>
        <w:right w:val="none" w:sz="0" w:space="0" w:color="auto"/>
      </w:divBdr>
    </w:div>
    <w:div w:id="468010516">
      <w:bodyDiv w:val="1"/>
      <w:marLeft w:val="0"/>
      <w:marRight w:val="0"/>
      <w:marTop w:val="0"/>
      <w:marBottom w:val="0"/>
      <w:divBdr>
        <w:top w:val="none" w:sz="0" w:space="0" w:color="auto"/>
        <w:left w:val="none" w:sz="0" w:space="0" w:color="auto"/>
        <w:bottom w:val="none" w:sz="0" w:space="0" w:color="auto"/>
        <w:right w:val="none" w:sz="0" w:space="0" w:color="auto"/>
      </w:divBdr>
    </w:div>
    <w:div w:id="488667265">
      <w:bodyDiv w:val="1"/>
      <w:marLeft w:val="0"/>
      <w:marRight w:val="0"/>
      <w:marTop w:val="0"/>
      <w:marBottom w:val="0"/>
      <w:divBdr>
        <w:top w:val="none" w:sz="0" w:space="0" w:color="auto"/>
        <w:left w:val="none" w:sz="0" w:space="0" w:color="auto"/>
        <w:bottom w:val="none" w:sz="0" w:space="0" w:color="auto"/>
        <w:right w:val="none" w:sz="0" w:space="0" w:color="auto"/>
      </w:divBdr>
    </w:div>
    <w:div w:id="501697921">
      <w:bodyDiv w:val="1"/>
      <w:marLeft w:val="0"/>
      <w:marRight w:val="0"/>
      <w:marTop w:val="0"/>
      <w:marBottom w:val="0"/>
      <w:divBdr>
        <w:top w:val="none" w:sz="0" w:space="0" w:color="auto"/>
        <w:left w:val="none" w:sz="0" w:space="0" w:color="auto"/>
        <w:bottom w:val="none" w:sz="0" w:space="0" w:color="auto"/>
        <w:right w:val="none" w:sz="0" w:space="0" w:color="auto"/>
      </w:divBdr>
    </w:div>
    <w:div w:id="509224134">
      <w:bodyDiv w:val="1"/>
      <w:marLeft w:val="0"/>
      <w:marRight w:val="0"/>
      <w:marTop w:val="0"/>
      <w:marBottom w:val="0"/>
      <w:divBdr>
        <w:top w:val="none" w:sz="0" w:space="0" w:color="auto"/>
        <w:left w:val="none" w:sz="0" w:space="0" w:color="auto"/>
        <w:bottom w:val="none" w:sz="0" w:space="0" w:color="auto"/>
        <w:right w:val="none" w:sz="0" w:space="0" w:color="auto"/>
      </w:divBdr>
    </w:div>
    <w:div w:id="525363202">
      <w:bodyDiv w:val="1"/>
      <w:marLeft w:val="0"/>
      <w:marRight w:val="0"/>
      <w:marTop w:val="0"/>
      <w:marBottom w:val="0"/>
      <w:divBdr>
        <w:top w:val="none" w:sz="0" w:space="0" w:color="auto"/>
        <w:left w:val="none" w:sz="0" w:space="0" w:color="auto"/>
        <w:bottom w:val="none" w:sz="0" w:space="0" w:color="auto"/>
        <w:right w:val="none" w:sz="0" w:space="0" w:color="auto"/>
      </w:divBdr>
    </w:div>
    <w:div w:id="538007812">
      <w:bodyDiv w:val="1"/>
      <w:marLeft w:val="0"/>
      <w:marRight w:val="0"/>
      <w:marTop w:val="0"/>
      <w:marBottom w:val="0"/>
      <w:divBdr>
        <w:top w:val="none" w:sz="0" w:space="0" w:color="auto"/>
        <w:left w:val="none" w:sz="0" w:space="0" w:color="auto"/>
        <w:bottom w:val="none" w:sz="0" w:space="0" w:color="auto"/>
        <w:right w:val="none" w:sz="0" w:space="0" w:color="auto"/>
      </w:divBdr>
    </w:div>
    <w:div w:id="615909098">
      <w:bodyDiv w:val="1"/>
      <w:marLeft w:val="0"/>
      <w:marRight w:val="0"/>
      <w:marTop w:val="0"/>
      <w:marBottom w:val="0"/>
      <w:divBdr>
        <w:top w:val="none" w:sz="0" w:space="0" w:color="auto"/>
        <w:left w:val="none" w:sz="0" w:space="0" w:color="auto"/>
        <w:bottom w:val="none" w:sz="0" w:space="0" w:color="auto"/>
        <w:right w:val="none" w:sz="0" w:space="0" w:color="auto"/>
      </w:divBdr>
    </w:div>
    <w:div w:id="627013315">
      <w:bodyDiv w:val="1"/>
      <w:marLeft w:val="0"/>
      <w:marRight w:val="0"/>
      <w:marTop w:val="0"/>
      <w:marBottom w:val="0"/>
      <w:divBdr>
        <w:top w:val="none" w:sz="0" w:space="0" w:color="auto"/>
        <w:left w:val="none" w:sz="0" w:space="0" w:color="auto"/>
        <w:bottom w:val="none" w:sz="0" w:space="0" w:color="auto"/>
        <w:right w:val="none" w:sz="0" w:space="0" w:color="auto"/>
      </w:divBdr>
    </w:div>
    <w:div w:id="664011318">
      <w:bodyDiv w:val="1"/>
      <w:marLeft w:val="0"/>
      <w:marRight w:val="0"/>
      <w:marTop w:val="0"/>
      <w:marBottom w:val="0"/>
      <w:divBdr>
        <w:top w:val="none" w:sz="0" w:space="0" w:color="auto"/>
        <w:left w:val="none" w:sz="0" w:space="0" w:color="auto"/>
        <w:bottom w:val="none" w:sz="0" w:space="0" w:color="auto"/>
        <w:right w:val="none" w:sz="0" w:space="0" w:color="auto"/>
      </w:divBdr>
    </w:div>
    <w:div w:id="673461493">
      <w:bodyDiv w:val="1"/>
      <w:marLeft w:val="0"/>
      <w:marRight w:val="0"/>
      <w:marTop w:val="0"/>
      <w:marBottom w:val="0"/>
      <w:divBdr>
        <w:top w:val="none" w:sz="0" w:space="0" w:color="auto"/>
        <w:left w:val="none" w:sz="0" w:space="0" w:color="auto"/>
        <w:bottom w:val="none" w:sz="0" w:space="0" w:color="auto"/>
        <w:right w:val="none" w:sz="0" w:space="0" w:color="auto"/>
      </w:divBdr>
    </w:div>
    <w:div w:id="712316778">
      <w:bodyDiv w:val="1"/>
      <w:marLeft w:val="0"/>
      <w:marRight w:val="0"/>
      <w:marTop w:val="0"/>
      <w:marBottom w:val="0"/>
      <w:divBdr>
        <w:top w:val="none" w:sz="0" w:space="0" w:color="auto"/>
        <w:left w:val="none" w:sz="0" w:space="0" w:color="auto"/>
        <w:bottom w:val="none" w:sz="0" w:space="0" w:color="auto"/>
        <w:right w:val="none" w:sz="0" w:space="0" w:color="auto"/>
      </w:divBdr>
    </w:div>
    <w:div w:id="753360720">
      <w:bodyDiv w:val="1"/>
      <w:marLeft w:val="0"/>
      <w:marRight w:val="0"/>
      <w:marTop w:val="0"/>
      <w:marBottom w:val="0"/>
      <w:divBdr>
        <w:top w:val="none" w:sz="0" w:space="0" w:color="auto"/>
        <w:left w:val="none" w:sz="0" w:space="0" w:color="auto"/>
        <w:bottom w:val="none" w:sz="0" w:space="0" w:color="auto"/>
        <w:right w:val="none" w:sz="0" w:space="0" w:color="auto"/>
      </w:divBdr>
    </w:div>
    <w:div w:id="761070008">
      <w:bodyDiv w:val="1"/>
      <w:marLeft w:val="0"/>
      <w:marRight w:val="0"/>
      <w:marTop w:val="0"/>
      <w:marBottom w:val="0"/>
      <w:divBdr>
        <w:top w:val="none" w:sz="0" w:space="0" w:color="auto"/>
        <w:left w:val="none" w:sz="0" w:space="0" w:color="auto"/>
        <w:bottom w:val="none" w:sz="0" w:space="0" w:color="auto"/>
        <w:right w:val="none" w:sz="0" w:space="0" w:color="auto"/>
      </w:divBdr>
    </w:div>
    <w:div w:id="768964150">
      <w:bodyDiv w:val="1"/>
      <w:marLeft w:val="0"/>
      <w:marRight w:val="0"/>
      <w:marTop w:val="0"/>
      <w:marBottom w:val="0"/>
      <w:divBdr>
        <w:top w:val="none" w:sz="0" w:space="0" w:color="auto"/>
        <w:left w:val="none" w:sz="0" w:space="0" w:color="auto"/>
        <w:bottom w:val="none" w:sz="0" w:space="0" w:color="auto"/>
        <w:right w:val="none" w:sz="0" w:space="0" w:color="auto"/>
      </w:divBdr>
    </w:div>
    <w:div w:id="928386091">
      <w:bodyDiv w:val="1"/>
      <w:marLeft w:val="0"/>
      <w:marRight w:val="0"/>
      <w:marTop w:val="0"/>
      <w:marBottom w:val="0"/>
      <w:divBdr>
        <w:top w:val="none" w:sz="0" w:space="0" w:color="auto"/>
        <w:left w:val="none" w:sz="0" w:space="0" w:color="auto"/>
        <w:bottom w:val="none" w:sz="0" w:space="0" w:color="auto"/>
        <w:right w:val="none" w:sz="0" w:space="0" w:color="auto"/>
      </w:divBdr>
    </w:div>
    <w:div w:id="939141303">
      <w:bodyDiv w:val="1"/>
      <w:marLeft w:val="0"/>
      <w:marRight w:val="0"/>
      <w:marTop w:val="0"/>
      <w:marBottom w:val="0"/>
      <w:divBdr>
        <w:top w:val="none" w:sz="0" w:space="0" w:color="auto"/>
        <w:left w:val="none" w:sz="0" w:space="0" w:color="auto"/>
        <w:bottom w:val="none" w:sz="0" w:space="0" w:color="auto"/>
        <w:right w:val="none" w:sz="0" w:space="0" w:color="auto"/>
      </w:divBdr>
    </w:div>
    <w:div w:id="971833697">
      <w:bodyDiv w:val="1"/>
      <w:marLeft w:val="0"/>
      <w:marRight w:val="0"/>
      <w:marTop w:val="0"/>
      <w:marBottom w:val="0"/>
      <w:divBdr>
        <w:top w:val="none" w:sz="0" w:space="0" w:color="auto"/>
        <w:left w:val="none" w:sz="0" w:space="0" w:color="auto"/>
        <w:bottom w:val="none" w:sz="0" w:space="0" w:color="auto"/>
        <w:right w:val="none" w:sz="0" w:space="0" w:color="auto"/>
      </w:divBdr>
    </w:div>
    <w:div w:id="976375987">
      <w:bodyDiv w:val="1"/>
      <w:marLeft w:val="0"/>
      <w:marRight w:val="0"/>
      <w:marTop w:val="0"/>
      <w:marBottom w:val="0"/>
      <w:divBdr>
        <w:top w:val="none" w:sz="0" w:space="0" w:color="auto"/>
        <w:left w:val="none" w:sz="0" w:space="0" w:color="auto"/>
        <w:bottom w:val="none" w:sz="0" w:space="0" w:color="auto"/>
        <w:right w:val="none" w:sz="0" w:space="0" w:color="auto"/>
      </w:divBdr>
    </w:div>
    <w:div w:id="977994440">
      <w:bodyDiv w:val="1"/>
      <w:marLeft w:val="0"/>
      <w:marRight w:val="0"/>
      <w:marTop w:val="0"/>
      <w:marBottom w:val="0"/>
      <w:divBdr>
        <w:top w:val="none" w:sz="0" w:space="0" w:color="auto"/>
        <w:left w:val="none" w:sz="0" w:space="0" w:color="auto"/>
        <w:bottom w:val="none" w:sz="0" w:space="0" w:color="auto"/>
        <w:right w:val="none" w:sz="0" w:space="0" w:color="auto"/>
      </w:divBdr>
    </w:div>
    <w:div w:id="1103720879">
      <w:bodyDiv w:val="1"/>
      <w:marLeft w:val="0"/>
      <w:marRight w:val="0"/>
      <w:marTop w:val="0"/>
      <w:marBottom w:val="0"/>
      <w:divBdr>
        <w:top w:val="none" w:sz="0" w:space="0" w:color="auto"/>
        <w:left w:val="none" w:sz="0" w:space="0" w:color="auto"/>
        <w:bottom w:val="none" w:sz="0" w:space="0" w:color="auto"/>
        <w:right w:val="none" w:sz="0" w:space="0" w:color="auto"/>
      </w:divBdr>
    </w:div>
    <w:div w:id="1146511096">
      <w:bodyDiv w:val="1"/>
      <w:marLeft w:val="0"/>
      <w:marRight w:val="0"/>
      <w:marTop w:val="0"/>
      <w:marBottom w:val="0"/>
      <w:divBdr>
        <w:top w:val="none" w:sz="0" w:space="0" w:color="auto"/>
        <w:left w:val="none" w:sz="0" w:space="0" w:color="auto"/>
        <w:bottom w:val="none" w:sz="0" w:space="0" w:color="auto"/>
        <w:right w:val="none" w:sz="0" w:space="0" w:color="auto"/>
      </w:divBdr>
    </w:div>
    <w:div w:id="1215235966">
      <w:bodyDiv w:val="1"/>
      <w:marLeft w:val="0"/>
      <w:marRight w:val="0"/>
      <w:marTop w:val="0"/>
      <w:marBottom w:val="0"/>
      <w:divBdr>
        <w:top w:val="none" w:sz="0" w:space="0" w:color="auto"/>
        <w:left w:val="none" w:sz="0" w:space="0" w:color="auto"/>
        <w:bottom w:val="none" w:sz="0" w:space="0" w:color="auto"/>
        <w:right w:val="none" w:sz="0" w:space="0" w:color="auto"/>
      </w:divBdr>
    </w:div>
    <w:div w:id="1298486548">
      <w:bodyDiv w:val="1"/>
      <w:marLeft w:val="0"/>
      <w:marRight w:val="0"/>
      <w:marTop w:val="0"/>
      <w:marBottom w:val="0"/>
      <w:divBdr>
        <w:top w:val="none" w:sz="0" w:space="0" w:color="auto"/>
        <w:left w:val="none" w:sz="0" w:space="0" w:color="auto"/>
        <w:bottom w:val="none" w:sz="0" w:space="0" w:color="auto"/>
        <w:right w:val="none" w:sz="0" w:space="0" w:color="auto"/>
      </w:divBdr>
    </w:div>
    <w:div w:id="1308126467">
      <w:bodyDiv w:val="1"/>
      <w:marLeft w:val="0"/>
      <w:marRight w:val="0"/>
      <w:marTop w:val="0"/>
      <w:marBottom w:val="0"/>
      <w:divBdr>
        <w:top w:val="none" w:sz="0" w:space="0" w:color="auto"/>
        <w:left w:val="none" w:sz="0" w:space="0" w:color="auto"/>
        <w:bottom w:val="none" w:sz="0" w:space="0" w:color="auto"/>
        <w:right w:val="none" w:sz="0" w:space="0" w:color="auto"/>
      </w:divBdr>
    </w:div>
    <w:div w:id="1313485065">
      <w:bodyDiv w:val="1"/>
      <w:marLeft w:val="0"/>
      <w:marRight w:val="0"/>
      <w:marTop w:val="0"/>
      <w:marBottom w:val="0"/>
      <w:divBdr>
        <w:top w:val="none" w:sz="0" w:space="0" w:color="auto"/>
        <w:left w:val="none" w:sz="0" w:space="0" w:color="auto"/>
        <w:bottom w:val="none" w:sz="0" w:space="0" w:color="auto"/>
        <w:right w:val="none" w:sz="0" w:space="0" w:color="auto"/>
      </w:divBdr>
    </w:div>
    <w:div w:id="1347057286">
      <w:bodyDiv w:val="1"/>
      <w:marLeft w:val="0"/>
      <w:marRight w:val="0"/>
      <w:marTop w:val="0"/>
      <w:marBottom w:val="0"/>
      <w:divBdr>
        <w:top w:val="none" w:sz="0" w:space="0" w:color="auto"/>
        <w:left w:val="none" w:sz="0" w:space="0" w:color="auto"/>
        <w:bottom w:val="none" w:sz="0" w:space="0" w:color="auto"/>
        <w:right w:val="none" w:sz="0" w:space="0" w:color="auto"/>
      </w:divBdr>
    </w:div>
    <w:div w:id="1501846090">
      <w:bodyDiv w:val="1"/>
      <w:marLeft w:val="0"/>
      <w:marRight w:val="0"/>
      <w:marTop w:val="0"/>
      <w:marBottom w:val="0"/>
      <w:divBdr>
        <w:top w:val="none" w:sz="0" w:space="0" w:color="auto"/>
        <w:left w:val="none" w:sz="0" w:space="0" w:color="auto"/>
        <w:bottom w:val="none" w:sz="0" w:space="0" w:color="auto"/>
        <w:right w:val="none" w:sz="0" w:space="0" w:color="auto"/>
      </w:divBdr>
    </w:div>
    <w:div w:id="1522207921">
      <w:bodyDiv w:val="1"/>
      <w:marLeft w:val="0"/>
      <w:marRight w:val="0"/>
      <w:marTop w:val="0"/>
      <w:marBottom w:val="0"/>
      <w:divBdr>
        <w:top w:val="none" w:sz="0" w:space="0" w:color="auto"/>
        <w:left w:val="none" w:sz="0" w:space="0" w:color="auto"/>
        <w:bottom w:val="none" w:sz="0" w:space="0" w:color="auto"/>
        <w:right w:val="none" w:sz="0" w:space="0" w:color="auto"/>
      </w:divBdr>
    </w:div>
    <w:div w:id="1523012592">
      <w:bodyDiv w:val="1"/>
      <w:marLeft w:val="0"/>
      <w:marRight w:val="0"/>
      <w:marTop w:val="0"/>
      <w:marBottom w:val="0"/>
      <w:divBdr>
        <w:top w:val="none" w:sz="0" w:space="0" w:color="auto"/>
        <w:left w:val="none" w:sz="0" w:space="0" w:color="auto"/>
        <w:bottom w:val="none" w:sz="0" w:space="0" w:color="auto"/>
        <w:right w:val="none" w:sz="0" w:space="0" w:color="auto"/>
      </w:divBdr>
    </w:div>
    <w:div w:id="1557475089">
      <w:bodyDiv w:val="1"/>
      <w:marLeft w:val="0"/>
      <w:marRight w:val="0"/>
      <w:marTop w:val="0"/>
      <w:marBottom w:val="0"/>
      <w:divBdr>
        <w:top w:val="none" w:sz="0" w:space="0" w:color="auto"/>
        <w:left w:val="none" w:sz="0" w:space="0" w:color="auto"/>
        <w:bottom w:val="none" w:sz="0" w:space="0" w:color="auto"/>
        <w:right w:val="none" w:sz="0" w:space="0" w:color="auto"/>
      </w:divBdr>
    </w:div>
    <w:div w:id="1587611093">
      <w:bodyDiv w:val="1"/>
      <w:marLeft w:val="0"/>
      <w:marRight w:val="0"/>
      <w:marTop w:val="0"/>
      <w:marBottom w:val="0"/>
      <w:divBdr>
        <w:top w:val="none" w:sz="0" w:space="0" w:color="auto"/>
        <w:left w:val="none" w:sz="0" w:space="0" w:color="auto"/>
        <w:bottom w:val="none" w:sz="0" w:space="0" w:color="auto"/>
        <w:right w:val="none" w:sz="0" w:space="0" w:color="auto"/>
      </w:divBdr>
    </w:div>
    <w:div w:id="1616323840">
      <w:bodyDiv w:val="1"/>
      <w:marLeft w:val="0"/>
      <w:marRight w:val="0"/>
      <w:marTop w:val="0"/>
      <w:marBottom w:val="0"/>
      <w:divBdr>
        <w:top w:val="none" w:sz="0" w:space="0" w:color="auto"/>
        <w:left w:val="none" w:sz="0" w:space="0" w:color="auto"/>
        <w:bottom w:val="none" w:sz="0" w:space="0" w:color="auto"/>
        <w:right w:val="none" w:sz="0" w:space="0" w:color="auto"/>
      </w:divBdr>
    </w:div>
    <w:div w:id="1701130797">
      <w:bodyDiv w:val="1"/>
      <w:marLeft w:val="0"/>
      <w:marRight w:val="0"/>
      <w:marTop w:val="0"/>
      <w:marBottom w:val="0"/>
      <w:divBdr>
        <w:top w:val="none" w:sz="0" w:space="0" w:color="auto"/>
        <w:left w:val="none" w:sz="0" w:space="0" w:color="auto"/>
        <w:bottom w:val="none" w:sz="0" w:space="0" w:color="auto"/>
        <w:right w:val="none" w:sz="0" w:space="0" w:color="auto"/>
      </w:divBdr>
    </w:div>
    <w:div w:id="1738700136">
      <w:bodyDiv w:val="1"/>
      <w:marLeft w:val="0"/>
      <w:marRight w:val="0"/>
      <w:marTop w:val="0"/>
      <w:marBottom w:val="0"/>
      <w:divBdr>
        <w:top w:val="none" w:sz="0" w:space="0" w:color="auto"/>
        <w:left w:val="none" w:sz="0" w:space="0" w:color="auto"/>
        <w:bottom w:val="none" w:sz="0" w:space="0" w:color="auto"/>
        <w:right w:val="none" w:sz="0" w:space="0" w:color="auto"/>
      </w:divBdr>
    </w:div>
    <w:div w:id="1838571042">
      <w:bodyDiv w:val="1"/>
      <w:marLeft w:val="0"/>
      <w:marRight w:val="0"/>
      <w:marTop w:val="0"/>
      <w:marBottom w:val="0"/>
      <w:divBdr>
        <w:top w:val="none" w:sz="0" w:space="0" w:color="auto"/>
        <w:left w:val="none" w:sz="0" w:space="0" w:color="auto"/>
        <w:bottom w:val="none" w:sz="0" w:space="0" w:color="auto"/>
        <w:right w:val="none" w:sz="0" w:space="0" w:color="auto"/>
      </w:divBdr>
    </w:div>
    <w:div w:id="1887058611">
      <w:bodyDiv w:val="1"/>
      <w:marLeft w:val="0"/>
      <w:marRight w:val="0"/>
      <w:marTop w:val="0"/>
      <w:marBottom w:val="0"/>
      <w:divBdr>
        <w:top w:val="none" w:sz="0" w:space="0" w:color="auto"/>
        <w:left w:val="none" w:sz="0" w:space="0" w:color="auto"/>
        <w:bottom w:val="none" w:sz="0" w:space="0" w:color="auto"/>
        <w:right w:val="none" w:sz="0" w:space="0" w:color="auto"/>
      </w:divBdr>
    </w:div>
    <w:div w:id="1901670699">
      <w:bodyDiv w:val="1"/>
      <w:marLeft w:val="0"/>
      <w:marRight w:val="0"/>
      <w:marTop w:val="0"/>
      <w:marBottom w:val="0"/>
      <w:divBdr>
        <w:top w:val="none" w:sz="0" w:space="0" w:color="auto"/>
        <w:left w:val="none" w:sz="0" w:space="0" w:color="auto"/>
        <w:bottom w:val="none" w:sz="0" w:space="0" w:color="auto"/>
        <w:right w:val="none" w:sz="0" w:space="0" w:color="auto"/>
      </w:divBdr>
    </w:div>
    <w:div w:id="1953591333">
      <w:bodyDiv w:val="1"/>
      <w:marLeft w:val="0"/>
      <w:marRight w:val="0"/>
      <w:marTop w:val="0"/>
      <w:marBottom w:val="0"/>
      <w:divBdr>
        <w:top w:val="none" w:sz="0" w:space="0" w:color="auto"/>
        <w:left w:val="none" w:sz="0" w:space="0" w:color="auto"/>
        <w:bottom w:val="none" w:sz="0" w:space="0" w:color="auto"/>
        <w:right w:val="none" w:sz="0" w:space="0" w:color="auto"/>
      </w:divBdr>
    </w:div>
    <w:div w:id="1976833584">
      <w:bodyDiv w:val="1"/>
      <w:marLeft w:val="0"/>
      <w:marRight w:val="0"/>
      <w:marTop w:val="0"/>
      <w:marBottom w:val="0"/>
      <w:divBdr>
        <w:top w:val="none" w:sz="0" w:space="0" w:color="auto"/>
        <w:left w:val="none" w:sz="0" w:space="0" w:color="auto"/>
        <w:bottom w:val="none" w:sz="0" w:space="0" w:color="auto"/>
        <w:right w:val="none" w:sz="0" w:space="0" w:color="auto"/>
      </w:divBdr>
    </w:div>
    <w:div w:id="2014412126">
      <w:bodyDiv w:val="1"/>
      <w:marLeft w:val="0"/>
      <w:marRight w:val="0"/>
      <w:marTop w:val="0"/>
      <w:marBottom w:val="0"/>
      <w:divBdr>
        <w:top w:val="none" w:sz="0" w:space="0" w:color="auto"/>
        <w:left w:val="none" w:sz="0" w:space="0" w:color="auto"/>
        <w:bottom w:val="none" w:sz="0" w:space="0" w:color="auto"/>
        <w:right w:val="none" w:sz="0" w:space="0" w:color="auto"/>
      </w:divBdr>
    </w:div>
    <w:div w:id="2031905736">
      <w:bodyDiv w:val="1"/>
      <w:marLeft w:val="0"/>
      <w:marRight w:val="0"/>
      <w:marTop w:val="0"/>
      <w:marBottom w:val="0"/>
      <w:divBdr>
        <w:top w:val="none" w:sz="0" w:space="0" w:color="auto"/>
        <w:left w:val="none" w:sz="0" w:space="0" w:color="auto"/>
        <w:bottom w:val="none" w:sz="0" w:space="0" w:color="auto"/>
        <w:right w:val="none" w:sz="0" w:space="0" w:color="auto"/>
      </w:divBdr>
    </w:div>
    <w:div w:id="2073919375">
      <w:bodyDiv w:val="1"/>
      <w:marLeft w:val="0"/>
      <w:marRight w:val="0"/>
      <w:marTop w:val="0"/>
      <w:marBottom w:val="0"/>
      <w:divBdr>
        <w:top w:val="none" w:sz="0" w:space="0" w:color="auto"/>
        <w:left w:val="none" w:sz="0" w:space="0" w:color="auto"/>
        <w:bottom w:val="none" w:sz="0" w:space="0" w:color="auto"/>
        <w:right w:val="none" w:sz="0" w:space="0" w:color="auto"/>
      </w:divBdr>
    </w:div>
    <w:div w:id="2086296818">
      <w:bodyDiv w:val="1"/>
      <w:marLeft w:val="0"/>
      <w:marRight w:val="0"/>
      <w:marTop w:val="0"/>
      <w:marBottom w:val="0"/>
      <w:divBdr>
        <w:top w:val="none" w:sz="0" w:space="0" w:color="auto"/>
        <w:left w:val="none" w:sz="0" w:space="0" w:color="auto"/>
        <w:bottom w:val="none" w:sz="0" w:space="0" w:color="auto"/>
        <w:right w:val="none" w:sz="0" w:space="0" w:color="auto"/>
      </w:divBdr>
    </w:div>
    <w:div w:id="2095853288">
      <w:bodyDiv w:val="1"/>
      <w:marLeft w:val="0"/>
      <w:marRight w:val="0"/>
      <w:marTop w:val="0"/>
      <w:marBottom w:val="0"/>
      <w:divBdr>
        <w:top w:val="none" w:sz="0" w:space="0" w:color="auto"/>
        <w:left w:val="none" w:sz="0" w:space="0" w:color="auto"/>
        <w:bottom w:val="none" w:sz="0" w:space="0" w:color="auto"/>
        <w:right w:val="none" w:sz="0" w:space="0" w:color="auto"/>
      </w:divBdr>
    </w:div>
    <w:div w:id="2133593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hyperlink" Target="https://holoviews.org/user_guide/Colormaps.html" TargetMode="External"/><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hyperlink" Target="https://plotly.com/python/builtin-colorscales/" TargetMode="External"/><Relationship Id="rId36" Type="http://schemas.openxmlformats.org/officeDocument/2006/relationships/image" Target="media/image19.png"/><Relationship Id="rId10" Type="http://schemas.openxmlformats.org/officeDocument/2006/relationships/hyperlink" Target="https://github.com/MannLabs/alphamap" TargetMode="Externa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hyperlink" Target="https://plotly.com/python/discrete-color/"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yperlink" Target="https://www.biochem.mpg.de/mann" TargetMode="External"/><Relationship Id="rId3" Type="http://schemas.openxmlformats.org/officeDocument/2006/relationships/styles" Target="styles.xml"/><Relationship Id="rId12" Type="http://schemas.openxmlformats.org/officeDocument/2006/relationships/hyperlink" Target="https://www.biochem.mpg.de/en" TargetMode="External"/><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5874B-385B-4602-A80D-771222C73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3234</Words>
  <Characters>18437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Voytik, Eugenia</dc:creator>
  <cp:lastModifiedBy>Microsoft Office User</cp:lastModifiedBy>
  <cp:revision>2</cp:revision>
  <cp:lastPrinted>2021-09-01T15:39:00Z</cp:lastPrinted>
  <dcterms:created xsi:type="dcterms:W3CDTF">2022-01-28T15:59:00Z</dcterms:created>
  <dcterms:modified xsi:type="dcterms:W3CDTF">2022-01-28T15:59:00Z</dcterms:modified>
</cp:coreProperties>
</file>